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C3B10" w14:textId="77777777" w:rsidR="00555EF4" w:rsidRPr="00555EF4" w:rsidRDefault="00555EF4" w:rsidP="00555EF4">
      <w:pPr>
        <w:rPr>
          <w:b/>
          <w:bCs/>
        </w:rPr>
      </w:pPr>
      <w:r w:rsidRPr="00555EF4">
        <w:rPr>
          <w:b/>
          <w:bCs/>
        </w:rPr>
        <w:t>More Information About the Socioeconomic Peace Index Tool</w:t>
      </w:r>
    </w:p>
    <w:p w14:paraId="43ED5F09" w14:textId="5253231C" w:rsidR="001408F1" w:rsidRDefault="00581C47" w:rsidP="002D7C21">
      <w:pPr>
        <w:spacing w:before="80" w:after="120" w:line="276" w:lineRule="auto"/>
        <w:jc w:val="both"/>
        <w:rPr>
          <w:color w:val="000000" w:themeColor="text1"/>
        </w:rPr>
      </w:pPr>
      <w:r w:rsidRPr="0865B7CE">
        <w:rPr>
          <w:color w:val="000000" w:themeColor="text1"/>
        </w:rPr>
        <w:t xml:space="preserve">The </w:t>
      </w:r>
      <w:r>
        <w:t>Socio-Economic Peacebuilding Index (SEPI)</w:t>
      </w:r>
      <w:r w:rsidRPr="0865B7CE">
        <w:rPr>
          <w:color w:val="000000" w:themeColor="text1"/>
        </w:rPr>
        <w:t xml:space="preserve"> is a composite indicator developed by the </w:t>
      </w:r>
      <w:r w:rsidR="21E0F51E" w:rsidRPr="6B0CA46A">
        <w:rPr>
          <w:rFonts w:ascii="Aptos" w:eastAsia="Aptos" w:hAnsi="Aptos" w:cs="Arial"/>
        </w:rPr>
        <w:t>The United Nations Development Programme (UNDP) Istanbul International Centre for Private Sector in Development (ICPSD)</w:t>
      </w:r>
      <w:r w:rsidRPr="6B0CA46A">
        <w:rPr>
          <w:rFonts w:ascii="Aptos" w:eastAsia="Aptos" w:hAnsi="Aptos" w:cs="Arial"/>
        </w:rPr>
        <w:t xml:space="preserve"> to measure the structural socio-economic conditions associated with conflict vulnerability in the Horn of Africa with a focus on Somalia, South Sudan, and Kenya</w:t>
      </w:r>
      <w:r w:rsidR="00B5495F" w:rsidRPr="0543D6C6">
        <w:rPr>
          <w:color w:val="000000" w:themeColor="text1"/>
        </w:rPr>
        <w:t xml:space="preserve">. </w:t>
      </w:r>
      <w:r w:rsidR="00B5495F" w:rsidRPr="0865B7CE">
        <w:rPr>
          <w:color w:val="000000" w:themeColor="text1"/>
        </w:rPr>
        <w:t>SEPI is grounded in relative deprivation the</w:t>
      </w:r>
      <w:r w:rsidR="440AC315" w:rsidRPr="0865B7CE">
        <w:rPr>
          <w:color w:val="000000" w:themeColor="text1"/>
        </w:rPr>
        <w:t>ory which state</w:t>
      </w:r>
      <w:r w:rsidR="005C1D29">
        <w:rPr>
          <w:color w:val="000000" w:themeColor="text1"/>
        </w:rPr>
        <w:t>s</w:t>
      </w:r>
      <w:r w:rsidR="440AC315" w:rsidRPr="0865B7CE">
        <w:rPr>
          <w:color w:val="000000" w:themeColor="text1"/>
        </w:rPr>
        <w:t xml:space="preserve"> that </w:t>
      </w:r>
      <w:r w:rsidR="00B5495F" w:rsidRPr="0865B7CE">
        <w:rPr>
          <w:color w:val="000000" w:themeColor="text1"/>
        </w:rPr>
        <w:t xml:space="preserve">the gap between perceived entitlements and actual conditions creates grievances that can escalate into collective violence under certain </w:t>
      </w:r>
      <w:r w:rsidR="00092D0D" w:rsidRPr="0865B7CE">
        <w:rPr>
          <w:color w:val="000000" w:themeColor="text1"/>
        </w:rPr>
        <w:t>socioeconomic</w:t>
      </w:r>
      <w:r w:rsidR="00B5495F" w:rsidRPr="0865B7CE">
        <w:rPr>
          <w:color w:val="000000" w:themeColor="text1"/>
        </w:rPr>
        <w:t xml:space="preserve"> conditions.</w:t>
      </w:r>
    </w:p>
    <w:p w14:paraId="7A6EDE80" w14:textId="77777777" w:rsidR="000F3F58" w:rsidRDefault="002D7C21" w:rsidP="3524E5FB">
      <w:pPr>
        <w:jc w:val="both"/>
        <w:rPr>
          <w:color w:val="000000" w:themeColor="text1"/>
        </w:rPr>
      </w:pPr>
      <w:r w:rsidRPr="3524E5FB">
        <w:rPr>
          <w:color w:val="000000" w:themeColor="text1"/>
        </w:rPr>
        <w:t>SEPI is designed to support development actors, government partners, and donors in identifying where integrated peacebuilding and development investments are most urgently needed in order to develop the conditions for sustained peace.</w:t>
      </w:r>
    </w:p>
    <w:p w14:paraId="04A91797" w14:textId="443E0E18" w:rsidR="00040F26" w:rsidRDefault="00040F26" w:rsidP="3524E5FB">
      <w:pPr>
        <w:jc w:val="both"/>
      </w:pPr>
      <w:r>
        <w:t xml:space="preserve">SEPI is calculated at the </w:t>
      </w:r>
      <w:r w:rsidRPr="3524E5FB">
        <w:rPr>
          <w:b/>
          <w:bCs/>
        </w:rPr>
        <w:t>Admin-1 (provincial/state) level</w:t>
      </w:r>
      <w:r>
        <w:t xml:space="preserve"> across </w:t>
      </w:r>
      <w:r w:rsidRPr="3524E5FB">
        <w:rPr>
          <w:b/>
          <w:bCs/>
        </w:rPr>
        <w:t>Kenya</w:t>
      </w:r>
      <w:r>
        <w:t xml:space="preserve">, </w:t>
      </w:r>
      <w:r w:rsidRPr="3524E5FB">
        <w:rPr>
          <w:b/>
          <w:bCs/>
        </w:rPr>
        <w:t>Somalia</w:t>
      </w:r>
      <w:r>
        <w:t xml:space="preserve">, and </w:t>
      </w:r>
      <w:r w:rsidRPr="3524E5FB">
        <w:rPr>
          <w:b/>
          <w:bCs/>
        </w:rPr>
        <w:t>South Sudan</w:t>
      </w:r>
      <w:r>
        <w:t xml:space="preserve">.  </w:t>
      </w:r>
      <w:r w:rsidR="007C02FE" w:rsidRPr="3524E5FB">
        <w:rPr>
          <w:b/>
          <w:bCs/>
        </w:rPr>
        <w:t xml:space="preserve">A high SEPI score </w:t>
      </w:r>
      <w:r w:rsidRPr="3524E5FB">
        <w:rPr>
          <w:b/>
          <w:bCs/>
        </w:rPr>
        <w:t xml:space="preserve">reflects how </w:t>
      </w:r>
      <w:r w:rsidR="00E8249D" w:rsidRPr="3524E5FB">
        <w:rPr>
          <w:b/>
          <w:bCs/>
        </w:rPr>
        <w:t xml:space="preserve">a region has </w:t>
      </w:r>
      <w:r w:rsidR="00E8249D" w:rsidRPr="3524E5FB">
        <w:rPr>
          <w:b/>
          <w:bCs/>
          <w:i/>
          <w:iCs/>
        </w:rPr>
        <w:t xml:space="preserve">better structural conditions </w:t>
      </w:r>
      <w:r w:rsidRPr="3524E5FB">
        <w:rPr>
          <w:b/>
          <w:bCs/>
          <w:i/>
          <w:iCs/>
        </w:rPr>
        <w:t>relative to other regions in the same country</w:t>
      </w:r>
      <w:r>
        <w:t xml:space="preserve"> </w:t>
      </w:r>
      <w:r w:rsidR="5C8D0D13">
        <w:t>-</w:t>
      </w:r>
      <w:r>
        <w:t xml:space="preserve"> </w:t>
      </w:r>
      <w:r w:rsidR="08BFCF70">
        <w:t xml:space="preserve">SEPI is </w:t>
      </w:r>
      <w:r>
        <w:t>not a universal standard.</w:t>
      </w:r>
      <w:r w:rsidR="00FE716E">
        <w:t xml:space="preserve"> </w:t>
      </w:r>
    </w:p>
    <w:p w14:paraId="55F33B12" w14:textId="717139C6" w:rsidR="00763D7A" w:rsidRDefault="00763D7A" w:rsidP="000F3F58">
      <w:pPr>
        <w:pBdr>
          <w:bottom w:val="single" w:sz="6" w:space="1" w:color="auto"/>
        </w:pBdr>
      </w:pPr>
    </w:p>
    <w:p w14:paraId="70821B6B" w14:textId="77777777" w:rsidR="00763D7A" w:rsidRDefault="00763D7A" w:rsidP="000F3F58"/>
    <w:p w14:paraId="701A3B9B" w14:textId="77777777" w:rsidR="00D43317" w:rsidRPr="00A65693" w:rsidRDefault="00D43317" w:rsidP="00D43317">
      <w:pPr>
        <w:rPr>
          <w:b/>
          <w:bCs/>
        </w:rPr>
      </w:pPr>
      <w:r w:rsidRPr="00A65693">
        <w:rPr>
          <w:b/>
          <w:bCs/>
        </w:rPr>
        <w:t>What does the map show?</w:t>
      </w:r>
    </w:p>
    <w:p w14:paraId="396D8FBC" w14:textId="77777777" w:rsidR="00D43317" w:rsidRDefault="00D43317" w:rsidP="00D43317">
      <w:r>
        <w:t xml:space="preserve">Each Admin-1 region is shaded on a spectrum from </w:t>
      </w:r>
      <w:r w:rsidRPr="29AAF41D">
        <w:rPr>
          <w:b/>
          <w:bCs/>
        </w:rPr>
        <w:t>lower capacity</w:t>
      </w:r>
      <w:r>
        <w:t xml:space="preserve"> (regions with the most deprived socio-economic conditions relative to their country peers) to </w:t>
      </w:r>
      <w:r w:rsidRPr="29AAF41D">
        <w:rPr>
          <w:b/>
          <w:bCs/>
        </w:rPr>
        <w:t>higher capacity</w:t>
      </w:r>
      <w:r>
        <w:t xml:space="preserve"> (regions with the strongest relative structural conditions). Five underlying pillars drive the composite score:</w:t>
      </w:r>
    </w:p>
    <w:tbl>
      <w:tblPr>
        <w:tblStyle w:val="TableGrid"/>
        <w:tblW w:w="0" w:type="auto"/>
        <w:tblLook w:val="06A0" w:firstRow="1" w:lastRow="0" w:firstColumn="1" w:lastColumn="0" w:noHBand="1" w:noVBand="1"/>
      </w:tblPr>
      <w:tblGrid>
        <w:gridCol w:w="4674"/>
        <w:gridCol w:w="4676"/>
      </w:tblGrid>
      <w:tr w:rsidR="6C41BCE1" w14:paraId="0E7B6F24" w14:textId="77777777" w:rsidTr="3524E5FB">
        <w:trPr>
          <w:trHeight w:val="300"/>
        </w:trPr>
        <w:tc>
          <w:tcPr>
            <w:tcW w:w="4680" w:type="dxa"/>
          </w:tcPr>
          <w:p w14:paraId="16B0F5ED" w14:textId="7B184A4B" w:rsidR="6C41BCE1" w:rsidRDefault="12D173BD" w:rsidP="7A37C415">
            <w:pPr>
              <w:rPr>
                <w:b/>
                <w:bCs/>
              </w:rPr>
            </w:pPr>
            <w:r w:rsidRPr="29AAF41D">
              <w:rPr>
                <w:b/>
                <w:bCs/>
              </w:rPr>
              <w:t>Pillar</w:t>
            </w:r>
            <w:r>
              <w:tab/>
            </w:r>
            <w:r>
              <w:tab/>
            </w:r>
          </w:p>
        </w:tc>
        <w:tc>
          <w:tcPr>
            <w:tcW w:w="4680" w:type="dxa"/>
          </w:tcPr>
          <w:p w14:paraId="4B7E27B1" w14:textId="7E65321F" w:rsidR="6C41BCE1" w:rsidRDefault="12D173BD" w:rsidP="7A37C415">
            <w:pPr>
              <w:rPr>
                <w:b/>
                <w:bCs/>
              </w:rPr>
            </w:pPr>
            <w:r w:rsidRPr="29AAF41D">
              <w:rPr>
                <w:b/>
                <w:bCs/>
              </w:rPr>
              <w:t>What it captures</w:t>
            </w:r>
          </w:p>
          <w:p w14:paraId="04C4970B" w14:textId="340A50C2" w:rsidR="6C41BCE1" w:rsidRDefault="6C41BCE1" w:rsidP="6C41BCE1"/>
        </w:tc>
      </w:tr>
      <w:tr w:rsidR="6C41BCE1" w14:paraId="219ACD90" w14:textId="77777777" w:rsidTr="3524E5FB">
        <w:trPr>
          <w:trHeight w:val="300"/>
        </w:trPr>
        <w:tc>
          <w:tcPr>
            <w:tcW w:w="4680" w:type="dxa"/>
          </w:tcPr>
          <w:p w14:paraId="1596BB4E" w14:textId="17361F8C" w:rsidR="6C41BCE1" w:rsidRDefault="12D173BD" w:rsidP="7A37C415">
            <w:r>
              <w:t>Education Index</w:t>
            </w:r>
          </w:p>
        </w:tc>
        <w:tc>
          <w:tcPr>
            <w:tcW w:w="4680" w:type="dxa"/>
          </w:tcPr>
          <w:p w14:paraId="16505D3A" w14:textId="4FC607E1" w:rsidR="6C41BCE1" w:rsidRDefault="12D173BD" w:rsidP="7A37C415">
            <w:r>
              <w:t>School attendance, literacy, school access, teacher presence</w:t>
            </w:r>
          </w:p>
        </w:tc>
      </w:tr>
      <w:tr w:rsidR="6C41BCE1" w14:paraId="3210BE3E" w14:textId="77777777" w:rsidTr="3524E5FB">
        <w:trPr>
          <w:trHeight w:val="300"/>
        </w:trPr>
        <w:tc>
          <w:tcPr>
            <w:tcW w:w="4680" w:type="dxa"/>
          </w:tcPr>
          <w:p w14:paraId="11AD3066" w14:textId="13930158" w:rsidR="6C41BCE1" w:rsidRDefault="12D173BD" w:rsidP="7A37C415">
            <w:r>
              <w:t>Food Security Index</w:t>
            </w:r>
            <w:r>
              <w:tab/>
            </w:r>
          </w:p>
        </w:tc>
        <w:tc>
          <w:tcPr>
            <w:tcW w:w="4680" w:type="dxa"/>
          </w:tcPr>
          <w:p w14:paraId="244A7220" w14:textId="76E14D5F" w:rsidR="6C41BCE1" w:rsidRDefault="4E012BE8" w:rsidP="6C41BCE1">
            <w:r>
              <w:t>Share of population in IPC Crisis or Worse (Phase 3+)</w:t>
            </w:r>
          </w:p>
          <w:p w14:paraId="62D7F2EF" w14:textId="2DE3AE65" w:rsidR="6C41BCE1" w:rsidRDefault="6C41BCE1" w:rsidP="6C41BCE1"/>
        </w:tc>
      </w:tr>
      <w:tr w:rsidR="6C41BCE1" w14:paraId="0BD1D0FA" w14:textId="77777777" w:rsidTr="3524E5FB">
        <w:trPr>
          <w:trHeight w:val="300"/>
        </w:trPr>
        <w:tc>
          <w:tcPr>
            <w:tcW w:w="4680" w:type="dxa"/>
          </w:tcPr>
          <w:p w14:paraId="46E79500" w14:textId="5EFEF4D6" w:rsidR="6C41BCE1" w:rsidRDefault="12D173BD" w:rsidP="7A37C415">
            <w:r>
              <w:t>Poverty Reduction Index</w:t>
            </w:r>
          </w:p>
        </w:tc>
        <w:tc>
          <w:tcPr>
            <w:tcW w:w="4680" w:type="dxa"/>
          </w:tcPr>
          <w:p w14:paraId="5C325676" w14:textId="697138CE" w:rsidR="6C41BCE1" w:rsidRDefault="6C19408D" w:rsidP="6C41BCE1">
            <w:r>
              <w:t>Poverty headcount, income/expenditure per capita</w:t>
            </w:r>
          </w:p>
          <w:p w14:paraId="12767AC3" w14:textId="50A92380" w:rsidR="6C41BCE1" w:rsidRDefault="6C41BCE1" w:rsidP="6C41BCE1"/>
        </w:tc>
      </w:tr>
      <w:tr w:rsidR="6C41BCE1" w14:paraId="564150F9" w14:textId="77777777" w:rsidTr="3524E5FB">
        <w:trPr>
          <w:trHeight w:val="300"/>
        </w:trPr>
        <w:tc>
          <w:tcPr>
            <w:tcW w:w="4680" w:type="dxa"/>
          </w:tcPr>
          <w:p w14:paraId="51C41531" w14:textId="2861F19C" w:rsidR="6C41BCE1" w:rsidRDefault="12D173BD" w:rsidP="7A37C415">
            <w:r>
              <w:t>Health Access Index</w:t>
            </w:r>
            <w:r>
              <w:tab/>
            </w:r>
            <w:r>
              <w:tab/>
            </w:r>
          </w:p>
        </w:tc>
        <w:tc>
          <w:tcPr>
            <w:tcW w:w="4680" w:type="dxa"/>
          </w:tcPr>
          <w:p w14:paraId="5CBFB3E1" w14:textId="286BA88B" w:rsidR="6C41BCE1" w:rsidRDefault="3E6DD867" w:rsidP="6C41BCE1">
            <w:r>
              <w:t>Healthcare access, health facility density, hospital density</w:t>
            </w:r>
          </w:p>
          <w:p w14:paraId="56B59FD1" w14:textId="320F85DE" w:rsidR="6C41BCE1" w:rsidRDefault="6C41BCE1" w:rsidP="6C41BCE1"/>
        </w:tc>
      </w:tr>
      <w:tr w:rsidR="6C41BCE1" w14:paraId="770A3896" w14:textId="77777777" w:rsidTr="3524E5FB">
        <w:trPr>
          <w:trHeight w:val="300"/>
        </w:trPr>
        <w:tc>
          <w:tcPr>
            <w:tcW w:w="4680" w:type="dxa"/>
          </w:tcPr>
          <w:p w14:paraId="4A96BB74" w14:textId="2314CB39" w:rsidR="6C41BCE1" w:rsidRDefault="12D173BD" w:rsidP="7A37C415">
            <w:r>
              <w:lastRenderedPageBreak/>
              <w:t>Climate Resilience Index</w:t>
            </w:r>
          </w:p>
        </w:tc>
        <w:tc>
          <w:tcPr>
            <w:tcW w:w="4680" w:type="dxa"/>
          </w:tcPr>
          <w:p w14:paraId="523992C7" w14:textId="15C0B344" w:rsidR="6C41BCE1" w:rsidRDefault="2594EFE3" w:rsidP="6C41BCE1">
            <w:pPr>
              <w:rPr>
                <w:del w:id="0" w:author="Ela Dogan" w:date="2026-05-06T13:23:00Z" w16du:dateUtc="2026-05-06T13:23:12Z"/>
              </w:rPr>
            </w:pPr>
            <w:r>
              <w:t>Vegetation health, soil moisture, drought severity</w:t>
            </w:r>
            <w:commentRangeStart w:id="1"/>
            <w:commentRangeEnd w:id="1"/>
            <w:r w:rsidR="6C41BCE1">
              <w:rPr>
                <w:rStyle w:val="CommentReference"/>
                <w:sz w:val="24"/>
                <w:szCs w:val="24"/>
              </w:rPr>
              <w:commentReference w:id="1"/>
            </w:r>
          </w:p>
          <w:p w14:paraId="49E90BA4" w14:textId="05FBDF7B" w:rsidR="6C41BCE1" w:rsidRDefault="6C41BCE1" w:rsidP="6C41BCE1"/>
        </w:tc>
      </w:tr>
    </w:tbl>
    <w:p w14:paraId="29A22160" w14:textId="3DED4ABF" w:rsidR="00097378" w:rsidRDefault="00097378" w:rsidP="29AAF41D"/>
    <w:p w14:paraId="78DA7728" w14:textId="759767B3" w:rsidR="00D43317" w:rsidRDefault="00D43317" w:rsidP="000F3F58">
      <w:r>
        <w:t>Hovering over or clicking a region on the map reveals its composite SEPI score, its within-country rank, and its five pillar scores.</w:t>
      </w:r>
    </w:p>
    <w:p w14:paraId="61AC5F12" w14:textId="77777777" w:rsidR="00763D7A" w:rsidRDefault="00763D7A" w:rsidP="000F3F58">
      <w:pPr>
        <w:pBdr>
          <w:bottom w:val="single" w:sz="6" w:space="1" w:color="auto"/>
        </w:pBdr>
        <w:rPr>
          <w:b/>
          <w:bCs/>
          <w:color w:val="000000" w:themeColor="text1"/>
        </w:rPr>
      </w:pPr>
    </w:p>
    <w:p w14:paraId="33752491" w14:textId="77777777" w:rsidR="002F22A9" w:rsidRPr="00290B32" w:rsidRDefault="002F22A9" w:rsidP="000F3F58">
      <w:pPr>
        <w:rPr>
          <w:b/>
          <w:bCs/>
          <w:color w:val="000000" w:themeColor="text1"/>
        </w:rPr>
      </w:pPr>
    </w:p>
    <w:p w14:paraId="2C87EDCD" w14:textId="77777777" w:rsidR="00763D7A" w:rsidRDefault="000F3F58" w:rsidP="3524E5FB">
      <w:pPr>
        <w:pBdr>
          <w:bottom w:val="single" w:sz="6" w:space="1" w:color="auto"/>
        </w:pBdr>
        <w:tabs>
          <w:tab w:val="left" w:pos="2510"/>
        </w:tabs>
        <w:jc w:val="both"/>
        <w:rPr>
          <w:b/>
          <w:bCs/>
          <w:color w:val="000000" w:themeColor="text1"/>
        </w:rPr>
      </w:pPr>
      <w:r w:rsidRPr="3524E5FB">
        <w:rPr>
          <w:b/>
          <w:bCs/>
          <w:color w:val="000000" w:themeColor="text1"/>
        </w:rPr>
        <w:t>Methodology</w:t>
      </w:r>
    </w:p>
    <w:p w14:paraId="1CA9AF2F" w14:textId="1183A0D2" w:rsidR="00E5169D" w:rsidRDefault="00575154" w:rsidP="3524E5FB">
      <w:pPr>
        <w:pBdr>
          <w:bottom w:val="single" w:sz="6" w:space="1" w:color="auto"/>
        </w:pBdr>
        <w:tabs>
          <w:tab w:val="left" w:pos="2510"/>
        </w:tabs>
        <w:jc w:val="both"/>
        <w:rPr>
          <w:color w:val="000000" w:themeColor="text1"/>
        </w:rPr>
      </w:pPr>
      <w:r w:rsidRPr="3524E5FB">
        <w:rPr>
          <w:color w:val="000000" w:themeColor="text1"/>
        </w:rPr>
        <w:t xml:space="preserve">The Socio-Economic Peacebuilding Index (SEPI) integrates multiple indicators of structural socio-economic capacity to create a comparative assessment tool for peacebuilding programming. </w:t>
      </w:r>
    </w:p>
    <w:p w14:paraId="5E6C11C0" w14:textId="6FE2128F" w:rsidR="004E5037" w:rsidRPr="004E5037" w:rsidRDefault="004E5037" w:rsidP="3524E5FB">
      <w:pPr>
        <w:pBdr>
          <w:bottom w:val="single" w:sz="6" w:space="1" w:color="auto"/>
        </w:pBdr>
        <w:tabs>
          <w:tab w:val="left" w:pos="2510"/>
        </w:tabs>
        <w:jc w:val="both"/>
        <w:rPr>
          <w:color w:val="000000" w:themeColor="text1"/>
        </w:rPr>
      </w:pPr>
      <w:r w:rsidRPr="3524E5FB">
        <w:rPr>
          <w:b/>
          <w:bCs/>
          <w:color w:val="000000" w:themeColor="text1"/>
        </w:rPr>
        <w:t xml:space="preserve">1.Data Collection: </w:t>
      </w:r>
      <w:r w:rsidR="5D150ED5" w:rsidRPr="3524E5FB">
        <w:rPr>
          <w:color w:val="000000" w:themeColor="text1"/>
        </w:rPr>
        <w:t>Data is gathered</w:t>
      </w:r>
      <w:r w:rsidRPr="3524E5FB">
        <w:rPr>
          <w:color w:val="000000" w:themeColor="text1"/>
        </w:rPr>
        <w:t xml:space="preserve"> from multiple reliable sources, including </w:t>
      </w:r>
      <w:r w:rsidR="005B5057" w:rsidRPr="3524E5FB">
        <w:rPr>
          <w:color w:val="000000" w:themeColor="text1"/>
        </w:rPr>
        <w:t>h</w:t>
      </w:r>
      <w:r w:rsidRPr="3524E5FB">
        <w:rPr>
          <w:color w:val="000000" w:themeColor="text1"/>
        </w:rPr>
        <w:t>ousehold</w:t>
      </w:r>
      <w:r w:rsidR="00C54649" w:rsidRPr="3524E5FB">
        <w:rPr>
          <w:color w:val="000000" w:themeColor="text1"/>
        </w:rPr>
        <w:t xml:space="preserve"> s</w:t>
      </w:r>
      <w:r w:rsidRPr="3524E5FB">
        <w:rPr>
          <w:color w:val="000000" w:themeColor="text1"/>
        </w:rPr>
        <w:t xml:space="preserve">urveys, </w:t>
      </w:r>
      <w:r w:rsidR="00C54649" w:rsidRPr="3524E5FB">
        <w:rPr>
          <w:color w:val="000000" w:themeColor="text1"/>
        </w:rPr>
        <w:t>remote sensing</w:t>
      </w:r>
      <w:r w:rsidRPr="3524E5FB">
        <w:rPr>
          <w:color w:val="000000" w:themeColor="text1"/>
        </w:rPr>
        <w:t>, and international databases.</w:t>
      </w:r>
    </w:p>
    <w:p w14:paraId="72F1E816" w14:textId="67E142B6" w:rsidR="004E5037" w:rsidRPr="004E5037" w:rsidRDefault="004E5037" w:rsidP="3524E5FB">
      <w:pPr>
        <w:pBdr>
          <w:bottom w:val="single" w:sz="6" w:space="1" w:color="auto"/>
        </w:pBdr>
        <w:tabs>
          <w:tab w:val="left" w:pos="2510"/>
        </w:tabs>
        <w:jc w:val="both"/>
        <w:rPr>
          <w:color w:val="000000" w:themeColor="text1"/>
        </w:rPr>
      </w:pPr>
      <w:r w:rsidRPr="3524E5FB">
        <w:rPr>
          <w:b/>
          <w:bCs/>
          <w:color w:val="000000" w:themeColor="text1"/>
        </w:rPr>
        <w:t>2.Indicator Screening:</w:t>
      </w:r>
      <w:r w:rsidRPr="3524E5FB">
        <w:rPr>
          <w:color w:val="000000" w:themeColor="text1"/>
        </w:rPr>
        <w:t xml:space="preserve"> Candidate indicators are reviewed for domain coverage, data quality, and statistical independence. </w:t>
      </w:r>
    </w:p>
    <w:p w14:paraId="45617F11" w14:textId="778DE838" w:rsidR="004E5037" w:rsidRPr="004E5037" w:rsidRDefault="004E5037" w:rsidP="3524E5FB">
      <w:pPr>
        <w:pBdr>
          <w:bottom w:val="single" w:sz="6" w:space="1" w:color="auto"/>
        </w:pBdr>
        <w:tabs>
          <w:tab w:val="left" w:pos="2510"/>
        </w:tabs>
        <w:jc w:val="both"/>
        <w:rPr>
          <w:color w:val="000000" w:themeColor="text1"/>
        </w:rPr>
      </w:pPr>
      <w:r w:rsidRPr="3524E5FB">
        <w:rPr>
          <w:b/>
          <w:bCs/>
          <w:color w:val="000000" w:themeColor="text1"/>
        </w:rPr>
        <w:t>3.Normalization and Polarity Alignment:</w:t>
      </w:r>
      <w:r w:rsidRPr="3524E5FB">
        <w:rPr>
          <w:color w:val="000000" w:themeColor="text1"/>
        </w:rPr>
        <w:t xml:space="preserve"> All indicators are rescaled to a common [0, 1] range using min-max normalization (with polarity adjustments if needed).</w:t>
      </w:r>
    </w:p>
    <w:p w14:paraId="48547861" w14:textId="4E66E3C4" w:rsidR="004E5037" w:rsidRPr="004E5037" w:rsidRDefault="004E5037" w:rsidP="3524E5FB">
      <w:pPr>
        <w:pBdr>
          <w:bottom w:val="single" w:sz="6" w:space="1" w:color="auto"/>
        </w:pBdr>
        <w:tabs>
          <w:tab w:val="left" w:pos="2510"/>
        </w:tabs>
        <w:jc w:val="both"/>
        <w:rPr>
          <w:color w:val="000000" w:themeColor="text1"/>
        </w:rPr>
      </w:pPr>
      <w:r w:rsidRPr="3524E5FB">
        <w:rPr>
          <w:b/>
          <w:bCs/>
          <w:color w:val="000000" w:themeColor="text1"/>
        </w:rPr>
        <w:t xml:space="preserve">4.Pillar Score Calculation: </w:t>
      </w:r>
      <w:r w:rsidRPr="3524E5FB">
        <w:rPr>
          <w:color w:val="000000" w:themeColor="text1"/>
        </w:rPr>
        <w:t xml:space="preserve">Normalized indicators are grouped into five thematic pillars </w:t>
      </w:r>
      <w:r w:rsidR="006F417C" w:rsidRPr="3524E5FB">
        <w:rPr>
          <w:color w:val="000000" w:themeColor="text1"/>
        </w:rPr>
        <w:t xml:space="preserve">- </w:t>
      </w:r>
      <w:r w:rsidRPr="3524E5FB">
        <w:rPr>
          <w:color w:val="000000" w:themeColor="text1"/>
        </w:rPr>
        <w:t>Food Security, Education, Health, Poverty Reduction, and Environment. Each pillar score is the arithmetic mean of its indicators, with equal weight assigned to each.</w:t>
      </w:r>
    </w:p>
    <w:p w14:paraId="6B9B0CD5" w14:textId="56366DDA" w:rsidR="004E5037" w:rsidRPr="004E5037" w:rsidRDefault="004E5037" w:rsidP="3524E5FB">
      <w:pPr>
        <w:pBdr>
          <w:bottom w:val="single" w:sz="6" w:space="1" w:color="auto"/>
        </w:pBdr>
        <w:tabs>
          <w:tab w:val="left" w:pos="2510"/>
        </w:tabs>
        <w:jc w:val="both"/>
        <w:rPr>
          <w:color w:val="000000" w:themeColor="text1"/>
        </w:rPr>
      </w:pPr>
      <w:r w:rsidRPr="3524E5FB">
        <w:rPr>
          <w:b/>
          <w:bCs/>
          <w:color w:val="000000" w:themeColor="text1"/>
        </w:rPr>
        <w:t>5.SEPI Composite Score:</w:t>
      </w:r>
      <w:r w:rsidRPr="3524E5FB">
        <w:rPr>
          <w:color w:val="000000" w:themeColor="text1"/>
        </w:rPr>
        <w:t xml:space="preserve"> The five pillar scores are combined into a single composite score using a geometric mean with equal pillar weights. </w:t>
      </w:r>
    </w:p>
    <w:p w14:paraId="3648414A" w14:textId="485A48A7" w:rsidR="004E5037" w:rsidRPr="004E5037" w:rsidRDefault="004E5037" w:rsidP="3524E5FB">
      <w:pPr>
        <w:pBdr>
          <w:bottom w:val="single" w:sz="6" w:space="1" w:color="auto"/>
        </w:pBdr>
        <w:tabs>
          <w:tab w:val="left" w:pos="2510"/>
        </w:tabs>
        <w:jc w:val="both"/>
        <w:rPr>
          <w:color w:val="000000" w:themeColor="text1"/>
        </w:rPr>
      </w:pPr>
      <w:r w:rsidRPr="3524E5FB">
        <w:rPr>
          <w:b/>
          <w:bCs/>
          <w:color w:val="000000" w:themeColor="text1"/>
        </w:rPr>
        <w:t>6.Validation:</w:t>
      </w:r>
      <w:r w:rsidRPr="3524E5FB">
        <w:rPr>
          <w:color w:val="000000" w:themeColor="text1"/>
        </w:rPr>
        <w:t xml:space="preserve"> SEPI scores are validated against two external criteria </w:t>
      </w:r>
      <w:r w:rsidR="59646002" w:rsidRPr="3524E5FB">
        <w:rPr>
          <w:color w:val="000000" w:themeColor="text1"/>
        </w:rPr>
        <w:t>-</w:t>
      </w:r>
      <w:r w:rsidRPr="3524E5FB">
        <w:rPr>
          <w:color w:val="000000" w:themeColor="text1"/>
        </w:rPr>
        <w:t xml:space="preserve"> ACLED conflict intensity data (testing whether lower scores </w:t>
      </w:r>
      <w:r w:rsidR="71CC6E23" w:rsidRPr="3524E5FB">
        <w:rPr>
          <w:color w:val="000000" w:themeColor="text1"/>
        </w:rPr>
        <w:t xml:space="preserve">are associated with </w:t>
      </w:r>
      <w:r w:rsidRPr="3524E5FB">
        <w:rPr>
          <w:color w:val="000000" w:themeColor="text1"/>
        </w:rPr>
        <w:t xml:space="preserve">higher conflict levels) and IOM displacement tracking data (testing whether lower scores </w:t>
      </w:r>
      <w:commentRangeStart w:id="2"/>
      <w:r w:rsidR="764551BD" w:rsidRPr="3524E5FB">
        <w:rPr>
          <w:color w:val="000000" w:themeColor="text1"/>
        </w:rPr>
        <w:t xml:space="preserve">are correlated with </w:t>
      </w:r>
      <w:commentRangeEnd w:id="2"/>
      <w:r w:rsidRPr="3524E5FB">
        <w:rPr>
          <w:rStyle w:val="CommentReference"/>
          <w:color w:val="000000" w:themeColor="text1"/>
          <w:sz w:val="24"/>
          <w:szCs w:val="24"/>
        </w:rPr>
        <w:commentReference w:id="2"/>
      </w:r>
      <w:r w:rsidRPr="3524E5FB">
        <w:rPr>
          <w:color w:val="000000" w:themeColor="text1"/>
        </w:rPr>
        <w:t>higher displacement pressure). Robustness is assessed by re-running the index with alternative normalization methods and weighting schemes and measuring rank stability.</w:t>
      </w:r>
    </w:p>
    <w:p w14:paraId="7B811695" w14:textId="486B9EB9" w:rsidR="00583DD9" w:rsidRDefault="004E5037" w:rsidP="3524E5FB">
      <w:pPr>
        <w:pBdr>
          <w:bottom w:val="single" w:sz="6" w:space="1" w:color="auto"/>
        </w:pBdr>
        <w:tabs>
          <w:tab w:val="left" w:pos="2510"/>
        </w:tabs>
        <w:jc w:val="both"/>
        <w:rPr>
          <w:color w:val="000000" w:themeColor="text1"/>
        </w:rPr>
      </w:pPr>
      <w:r w:rsidRPr="3524E5FB">
        <w:rPr>
          <w:b/>
          <w:bCs/>
          <w:color w:val="000000" w:themeColor="text1"/>
        </w:rPr>
        <w:t>7.Visualization:</w:t>
      </w:r>
      <w:r w:rsidRPr="3524E5FB">
        <w:rPr>
          <w:color w:val="000000" w:themeColor="text1"/>
        </w:rPr>
        <w:t xml:space="preserve"> Results are </w:t>
      </w:r>
      <w:r w:rsidR="00C64064" w:rsidRPr="3524E5FB">
        <w:rPr>
          <w:color w:val="000000" w:themeColor="text1"/>
        </w:rPr>
        <w:t>displayed</w:t>
      </w:r>
      <w:r w:rsidRPr="3524E5FB">
        <w:rPr>
          <w:color w:val="000000" w:themeColor="text1"/>
        </w:rPr>
        <w:t xml:space="preserve"> through interactive maps and dashboards enabling users to explore composite scores, individual pillar breakdowns, and raw indicator values at the Admin-1 level.</w:t>
      </w:r>
    </w:p>
    <w:p w14:paraId="1ABBEF86" w14:textId="77777777" w:rsidR="00783B39" w:rsidRPr="00583DD9" w:rsidRDefault="00783B39" w:rsidP="00583DD9">
      <w:pPr>
        <w:pBdr>
          <w:bottom w:val="single" w:sz="6" w:space="1" w:color="auto"/>
        </w:pBdr>
        <w:tabs>
          <w:tab w:val="left" w:pos="2510"/>
        </w:tabs>
        <w:rPr>
          <w:color w:val="000000" w:themeColor="text1"/>
        </w:rPr>
      </w:pPr>
    </w:p>
    <w:p w14:paraId="0C02EA44" w14:textId="365CAEC6" w:rsidR="00F16B7E" w:rsidRPr="00A65693" w:rsidRDefault="00F16B7E" w:rsidP="00F16B7E">
      <w:pPr>
        <w:rPr>
          <w:b/>
          <w:bCs/>
        </w:rPr>
      </w:pPr>
      <w:r w:rsidRPr="00A65693">
        <w:rPr>
          <w:b/>
          <w:bCs/>
        </w:rPr>
        <w:lastRenderedPageBreak/>
        <w:t>Data sources</w:t>
      </w:r>
    </w:p>
    <w:tbl>
      <w:tblPr>
        <w:tblW w:w="94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22"/>
        <w:gridCol w:w="5521"/>
        <w:gridCol w:w="1327"/>
      </w:tblGrid>
      <w:tr w:rsidR="0083178A" w:rsidRPr="00A65693" w14:paraId="17BB0FD4" w14:textId="77777777" w:rsidTr="3524E5FB">
        <w:trPr>
          <w:trHeight w:val="300"/>
          <w:tblHeader/>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6E1F9E2" w14:textId="7DE843EC" w:rsidR="00F16B7E" w:rsidRPr="00A65693" w:rsidRDefault="00F16B7E">
            <w:pPr>
              <w:rPr>
                <w:b/>
                <w:bCs/>
              </w:rPr>
            </w:pPr>
            <w:r>
              <w:rPr>
                <w:b/>
                <w:bCs/>
              </w:rPr>
              <w:t>Pillar</w:t>
            </w:r>
            <w:r w:rsidR="0083178A">
              <w:rPr>
                <w:b/>
                <w:bCs/>
              </w:rPr>
              <w:t>/ Categories</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63C4260" w14:textId="77777777" w:rsidR="00F16B7E" w:rsidRPr="00A65693" w:rsidRDefault="00F16B7E">
            <w:pPr>
              <w:rPr>
                <w:b/>
                <w:bCs/>
              </w:rPr>
            </w:pPr>
            <w:r w:rsidRPr="00A65693">
              <w:rPr>
                <w:b/>
                <w:bCs/>
              </w:rPr>
              <w:t>Source</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0CB063C" w14:textId="77777777" w:rsidR="00F16B7E" w:rsidRPr="00A65693" w:rsidRDefault="00F16B7E">
            <w:pPr>
              <w:rPr>
                <w:b/>
                <w:bCs/>
              </w:rPr>
            </w:pPr>
            <w:r w:rsidRPr="00A65693">
              <w:rPr>
                <w:b/>
                <w:bCs/>
              </w:rPr>
              <w:t>Coverage years</w:t>
            </w:r>
          </w:p>
        </w:tc>
      </w:tr>
      <w:tr w:rsidR="0083178A" w:rsidRPr="00A65693" w14:paraId="129DC7D4"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E5AFE4B" w14:textId="77777777" w:rsidR="00F16B7E" w:rsidRPr="00A65693" w:rsidRDefault="00F16B7E">
            <w:r w:rsidRPr="00A65693">
              <w:t>Food Security</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3DA91FD" w14:textId="77777777" w:rsidR="00F16B7E" w:rsidRPr="00A65693" w:rsidRDefault="00F16B7E">
            <w:r w:rsidRPr="00A65693">
              <w:t>IPC / HDX HAPI</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31F4B6F" w14:textId="77777777" w:rsidR="00F16B7E" w:rsidRPr="00A65693" w:rsidRDefault="00F16B7E">
            <w:r w:rsidRPr="00A65693">
              <w:t>2024–2025</w:t>
            </w:r>
          </w:p>
        </w:tc>
      </w:tr>
      <w:tr w:rsidR="0083178A" w:rsidRPr="00A65693" w14:paraId="13D62F5A"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A07D613" w14:textId="77777777" w:rsidR="00F16B7E" w:rsidRPr="00A65693" w:rsidRDefault="00F16B7E">
            <w:r w:rsidRPr="00A65693">
              <w:t>Education</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9AC6A60" w14:textId="77777777" w:rsidR="00F16B7E" w:rsidRPr="00A65693" w:rsidRDefault="00F16B7E">
            <w:r w:rsidRPr="00A65693">
              <w:t>Kenya Population and Housing Census; Somalia SIHBS; South Sudan National Education Census</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679A5B0" w14:textId="77777777" w:rsidR="00F16B7E" w:rsidRPr="00A65693" w:rsidRDefault="00F16B7E">
            <w:r w:rsidRPr="00A65693">
              <w:t>2019–2022</w:t>
            </w:r>
          </w:p>
        </w:tc>
      </w:tr>
      <w:tr w:rsidR="0083178A" w:rsidRPr="00A65693" w14:paraId="76169DAB"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AE33E14" w14:textId="0911B9EA" w:rsidR="00F16B7E" w:rsidRPr="00A65693" w:rsidRDefault="00F16B7E">
            <w:r w:rsidRPr="00A65693">
              <w:t>Health</w:t>
            </w:r>
            <w:r>
              <w:t xml:space="preserve"> Access</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AD14974" w14:textId="3730C2BF" w:rsidR="00F16B7E" w:rsidRPr="00A65693" w:rsidRDefault="00F16B7E">
            <w:r w:rsidRPr="00A65693">
              <w:t xml:space="preserve">Government of Kenya; WHO health facility database </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9FBA5DA" w14:textId="77777777" w:rsidR="00F16B7E" w:rsidRPr="00A65693" w:rsidRDefault="00F16B7E">
            <w:r w:rsidRPr="00A65693">
              <w:t>2024–2025</w:t>
            </w:r>
          </w:p>
        </w:tc>
      </w:tr>
      <w:tr w:rsidR="0083178A" w:rsidRPr="00A65693" w14:paraId="506BBF22"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CABA487" w14:textId="43578204" w:rsidR="00F16B7E" w:rsidRPr="00A65693" w:rsidRDefault="00F16B7E">
            <w:r>
              <w:t>Poverty Reduction</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FD3AF2D" w14:textId="77777777" w:rsidR="00F16B7E" w:rsidRPr="00A65693" w:rsidRDefault="00F16B7E">
            <w:r w:rsidRPr="00A65693">
              <w:t>OPHI; Kenya National Bureau of Statistics; Somalia NBS; South Sudan Poverty and Equity Assessment; CLiMIS South Sudan</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6F42CE9" w14:textId="77777777" w:rsidR="00F16B7E" w:rsidRPr="00A65693" w:rsidRDefault="00F16B7E">
            <w:r w:rsidRPr="00A65693">
              <w:t>2022–2024</w:t>
            </w:r>
          </w:p>
        </w:tc>
      </w:tr>
      <w:tr w:rsidR="0083178A" w:rsidRPr="00A65693" w14:paraId="18EF334B"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090690C" w14:textId="7DED367C" w:rsidR="00F16B7E" w:rsidRPr="00A65693" w:rsidRDefault="0083178A">
            <w:r>
              <w:t xml:space="preserve">Education and Healthcare </w:t>
            </w:r>
            <w:r w:rsidR="00F16B7E" w:rsidRPr="00A65693">
              <w:t>Accessibility</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F1AC833" w14:textId="77777777" w:rsidR="00F16B7E" w:rsidRPr="00A65693" w:rsidRDefault="00F16B7E">
            <w:r w:rsidRPr="00A65693">
              <w:t>Heidelberg Institute for Geoinformation Technology</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17F3A5F" w14:textId="77777777" w:rsidR="00F16B7E" w:rsidRPr="00A65693" w:rsidRDefault="00F16B7E">
            <w:r w:rsidRPr="00A65693">
              <w:t>2025</w:t>
            </w:r>
            <w:r>
              <w:t>-2026</w:t>
            </w:r>
          </w:p>
        </w:tc>
      </w:tr>
      <w:tr w:rsidR="0083178A" w:rsidRPr="00A65693" w14:paraId="24CB4A0D"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B8F837D" w14:textId="6E4BB8E2" w:rsidR="00F16B7E" w:rsidRPr="00A65693" w:rsidRDefault="00F16B7E">
            <w:r w:rsidRPr="00A65693">
              <w:t>Climate</w:t>
            </w:r>
            <w:r w:rsidR="00AA76D0">
              <w:t xml:space="preserve"> Resilience</w:t>
            </w:r>
            <w:r w:rsidRPr="00A65693">
              <w:t xml:space="preserve"> / Environment</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BB41193" w14:textId="77777777" w:rsidR="00F16B7E" w:rsidRPr="00A65693" w:rsidRDefault="00F16B7E">
            <w:r w:rsidRPr="00A65693">
              <w:t>Google Earth Engine Data Catalog</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61312F7" w14:textId="77777777" w:rsidR="00F16B7E" w:rsidRPr="00A65693" w:rsidRDefault="00F16B7E">
            <w:r w:rsidRPr="00A65693">
              <w:t>2023–2024</w:t>
            </w:r>
          </w:p>
        </w:tc>
      </w:tr>
      <w:tr w:rsidR="0083178A" w:rsidRPr="00A65693" w14:paraId="38C42382"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5E490AB" w14:textId="77777777" w:rsidR="00F16B7E" w:rsidRPr="00A65693" w:rsidRDefault="00F16B7E">
            <w:r w:rsidRPr="00A65693">
              <w:t>Administrative boundaries</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C8EAF96" w14:textId="77777777" w:rsidR="00F16B7E" w:rsidRPr="00A65693" w:rsidRDefault="00F16B7E">
            <w:r>
              <w:t xml:space="preserve">UN </w:t>
            </w:r>
            <w:r w:rsidRPr="00A65693">
              <w:t>OCHA COD</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8F2E190" w14:textId="77777777" w:rsidR="00F16B7E" w:rsidRPr="00A65693" w:rsidRDefault="00F16B7E">
            <w:r w:rsidRPr="00A65693">
              <w:t>—</w:t>
            </w:r>
          </w:p>
        </w:tc>
      </w:tr>
      <w:tr w:rsidR="0083178A" w:rsidRPr="00A65693" w14:paraId="62226AE6"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7931608" w14:textId="14450DF1" w:rsidR="00F16B7E" w:rsidRPr="00A65693" w:rsidRDefault="00F16B7E" w:rsidP="3524E5FB">
            <w:pPr>
              <w:rPr>
                <w:i/>
                <w:iCs/>
              </w:rPr>
            </w:pPr>
            <w:r>
              <w:t>Conflict </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0C108A6" w14:textId="77777777" w:rsidR="00F16B7E" w:rsidRPr="00A65693" w:rsidRDefault="00F16B7E">
            <w:r w:rsidRPr="00A65693">
              <w:t>ACLED API</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87596AE" w14:textId="77777777" w:rsidR="00F16B7E" w:rsidRPr="00A65693" w:rsidRDefault="00F16B7E">
            <w:r w:rsidRPr="00A65693">
              <w:t>2016–2025</w:t>
            </w:r>
          </w:p>
        </w:tc>
      </w:tr>
    </w:tbl>
    <w:p w14:paraId="176CE5B5" w14:textId="467B1BC1" w:rsidR="00AA4E4C" w:rsidRPr="000F3F58" w:rsidRDefault="00AA4E4C" w:rsidP="00AA4E4C">
      <w:pPr>
        <w:pBdr>
          <w:bottom w:val="single" w:sz="6" w:space="1" w:color="auto"/>
        </w:pBdr>
        <w:tabs>
          <w:tab w:val="left" w:pos="2510"/>
        </w:tabs>
        <w:rPr>
          <w:b/>
          <w:bCs/>
          <w:color w:val="000000" w:themeColor="text1"/>
        </w:rPr>
      </w:pPr>
    </w:p>
    <w:p w14:paraId="0A540DB3" w14:textId="77777777" w:rsidR="00763D7A" w:rsidRDefault="00763D7A" w:rsidP="000F3F58">
      <w:pPr>
        <w:rPr>
          <w:b/>
          <w:bCs/>
        </w:rPr>
      </w:pPr>
    </w:p>
    <w:p w14:paraId="3F9783B8" w14:textId="77777777" w:rsidR="00E76BEE" w:rsidRPr="00E76BEE" w:rsidRDefault="00E76BEE" w:rsidP="00E76BEE">
      <w:pPr>
        <w:rPr>
          <w:b/>
          <w:bCs/>
        </w:rPr>
      </w:pPr>
      <w:r w:rsidRPr="00E76BEE">
        <w:rPr>
          <w:b/>
          <w:bCs/>
        </w:rPr>
        <w:t>Key Indicators</w:t>
      </w:r>
    </w:p>
    <w:p w14:paraId="4F674439" w14:textId="50295F06" w:rsidR="00AB36A6" w:rsidRPr="00AB36A6" w:rsidRDefault="00AB36A6" w:rsidP="00B40D8B">
      <w:pPr>
        <w:spacing w:before="24" w:after="48" w:line="240" w:lineRule="auto"/>
        <w:rPr>
          <w:rFonts w:ascii="Segoe UI" w:eastAsia="Times New Roman" w:hAnsi="Segoe UI" w:cs="Segoe UI"/>
          <w:kern w:val="0"/>
          <w:sz w:val="20"/>
          <w:szCs w:val="20"/>
          <w14:ligatures w14:val="none"/>
        </w:rPr>
      </w:pPr>
      <w:r w:rsidRPr="00AB36A6">
        <w:rPr>
          <w:rFonts w:ascii="Segoe UI" w:eastAsia="Times New Roman" w:hAnsi="Segoe UI" w:cs="Segoe UI"/>
          <w:b/>
          <w:bCs/>
          <w:kern w:val="0"/>
          <w:sz w:val="20"/>
          <w:szCs w:val="20"/>
          <w14:ligatures w14:val="none"/>
        </w:rPr>
        <w:t xml:space="preserve">Which indicators did we </w:t>
      </w:r>
      <w:commentRangeStart w:id="3"/>
      <w:r w:rsidRPr="00AB36A6">
        <w:rPr>
          <w:rFonts w:ascii="Segoe UI" w:eastAsia="Times New Roman" w:hAnsi="Segoe UI" w:cs="Segoe UI"/>
          <w:b/>
          <w:bCs/>
          <w:kern w:val="0"/>
          <w:sz w:val="20"/>
          <w:szCs w:val="20"/>
          <w14:ligatures w14:val="none"/>
        </w:rPr>
        <w:t>choose to build SEPI?</w:t>
      </w:r>
      <w:commentRangeEnd w:id="3"/>
      <w:r w:rsidR="00B86CDE" w:rsidRPr="00AB36A6">
        <w:rPr>
          <w:rStyle w:val="CommentReference"/>
          <w:rFonts w:ascii="Segoe UI" w:eastAsia="Times New Roman" w:hAnsi="Segoe UI" w:cs="Segoe UI"/>
          <w:kern w:val="0"/>
          <w:sz w:val="20"/>
          <w:szCs w:val="20"/>
          <w14:ligatures w14:val="none"/>
        </w:rPr>
        <w:commentReference w:id="3"/>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2685"/>
        <w:gridCol w:w="2887"/>
        <w:gridCol w:w="2538"/>
      </w:tblGrid>
      <w:tr w:rsidR="00AB36A6" w:rsidRPr="00AB36A6" w14:paraId="59A8D5B3" w14:textId="77777777" w:rsidTr="00AB36A6">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7B11879" w14:textId="77777777" w:rsidR="00AB36A6" w:rsidRPr="00AB36A6" w:rsidRDefault="00AB36A6" w:rsidP="00AB36A6">
            <w:pPr>
              <w:spacing w:after="0" w:line="240" w:lineRule="auto"/>
              <w:jc w:val="center"/>
              <w:rPr>
                <w:rFonts w:eastAsia="Times New Roman" w:cs="Segoe UI"/>
                <w:b/>
                <w:bCs/>
                <w:kern w:val="0"/>
                <w:sz w:val="20"/>
                <w:szCs w:val="20"/>
                <w14:ligatures w14:val="none"/>
              </w:rPr>
            </w:pPr>
            <w:r w:rsidRPr="00AB36A6">
              <w:rPr>
                <w:rFonts w:eastAsia="Times New Roman" w:cs="Segoe UI"/>
                <w:b/>
                <w:bCs/>
                <w:kern w:val="0"/>
                <w:sz w:val="20"/>
                <w:szCs w:val="20"/>
                <w14:ligatures w14:val="none"/>
              </w:rPr>
              <w:t>Pillar</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004A4A8" w14:textId="77777777" w:rsidR="00AB36A6" w:rsidRPr="00AB36A6" w:rsidRDefault="00AB36A6" w:rsidP="00AB36A6">
            <w:pPr>
              <w:spacing w:after="0" w:line="240" w:lineRule="auto"/>
              <w:jc w:val="center"/>
              <w:rPr>
                <w:rFonts w:eastAsia="Times New Roman" w:cs="Segoe UI"/>
                <w:b/>
                <w:bCs/>
                <w:kern w:val="0"/>
                <w:sz w:val="20"/>
                <w:szCs w:val="20"/>
                <w14:ligatures w14:val="none"/>
              </w:rPr>
            </w:pPr>
            <w:r w:rsidRPr="00AB36A6">
              <w:rPr>
                <w:rFonts w:eastAsia="Times New Roman" w:cs="Segoe UI"/>
                <w:b/>
                <w:bCs/>
                <w:kern w:val="0"/>
                <w:sz w:val="20"/>
                <w:szCs w:val="20"/>
                <w14:ligatures w14:val="none"/>
              </w:rPr>
              <w:t>Kenya</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D2DC4E7" w14:textId="77777777" w:rsidR="00AB36A6" w:rsidRPr="00AB36A6" w:rsidRDefault="00AB36A6" w:rsidP="00AB36A6">
            <w:pPr>
              <w:spacing w:after="0" w:line="240" w:lineRule="auto"/>
              <w:jc w:val="center"/>
              <w:rPr>
                <w:rFonts w:eastAsia="Times New Roman" w:cs="Segoe UI"/>
                <w:b/>
                <w:bCs/>
                <w:kern w:val="0"/>
                <w:sz w:val="20"/>
                <w:szCs w:val="20"/>
                <w14:ligatures w14:val="none"/>
              </w:rPr>
            </w:pPr>
            <w:r w:rsidRPr="00AB36A6">
              <w:rPr>
                <w:rFonts w:eastAsia="Times New Roman" w:cs="Segoe UI"/>
                <w:b/>
                <w:bCs/>
                <w:kern w:val="0"/>
                <w:sz w:val="20"/>
                <w:szCs w:val="20"/>
                <w14:ligatures w14:val="none"/>
              </w:rPr>
              <w:t>Somalia</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FE7C621" w14:textId="77777777" w:rsidR="00AB36A6" w:rsidRPr="00AB36A6" w:rsidRDefault="00AB36A6" w:rsidP="00AB36A6">
            <w:pPr>
              <w:spacing w:after="0" w:line="240" w:lineRule="auto"/>
              <w:jc w:val="center"/>
              <w:rPr>
                <w:rFonts w:eastAsia="Times New Roman" w:cs="Segoe UI"/>
                <w:b/>
                <w:bCs/>
                <w:kern w:val="0"/>
                <w:sz w:val="20"/>
                <w:szCs w:val="20"/>
                <w14:ligatures w14:val="none"/>
              </w:rPr>
            </w:pPr>
            <w:r w:rsidRPr="00AB36A6">
              <w:rPr>
                <w:rFonts w:eastAsia="Times New Roman" w:cs="Segoe UI"/>
                <w:b/>
                <w:bCs/>
                <w:kern w:val="0"/>
                <w:sz w:val="20"/>
                <w:szCs w:val="20"/>
                <w14:ligatures w14:val="none"/>
              </w:rPr>
              <w:t>South Sudan</w:t>
            </w:r>
          </w:p>
        </w:tc>
      </w:tr>
      <w:tr w:rsidR="00AB36A6" w:rsidRPr="00AB36A6" w14:paraId="1DB8E778" w14:textId="77777777" w:rsidTr="00AB36A6">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D1B1B94"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b/>
                <w:bCs/>
                <w:kern w:val="0"/>
                <w:sz w:val="20"/>
                <w:szCs w:val="20"/>
                <w14:ligatures w14:val="none"/>
              </w:rPr>
              <w:t>Education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3FDD7A7" w14:textId="155C4666"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 xml:space="preserve">Primary </w:t>
            </w:r>
            <w:r w:rsidR="00F65FDA">
              <w:rPr>
                <w:rFonts w:eastAsia="Times New Roman" w:cs="Segoe UI"/>
                <w:kern w:val="0"/>
                <w:sz w:val="20"/>
                <w:szCs w:val="20"/>
                <w14:ligatures w14:val="none"/>
              </w:rPr>
              <w:t xml:space="preserve">school </w:t>
            </w:r>
            <w:r w:rsidRPr="00AB36A6">
              <w:rPr>
                <w:rFonts w:eastAsia="Times New Roman" w:cs="Segoe UI"/>
                <w:kern w:val="0"/>
                <w:sz w:val="20"/>
                <w:szCs w:val="20"/>
                <w14:ligatures w14:val="none"/>
              </w:rPr>
              <w:t xml:space="preserve">net attendance (%) + Secondary </w:t>
            </w:r>
            <w:r w:rsidR="00F65FDA">
              <w:rPr>
                <w:rFonts w:eastAsia="Times New Roman" w:cs="Segoe UI"/>
                <w:kern w:val="0"/>
                <w:sz w:val="20"/>
                <w:szCs w:val="20"/>
                <w14:ligatures w14:val="none"/>
              </w:rPr>
              <w:t xml:space="preserve">school </w:t>
            </w:r>
            <w:r w:rsidRPr="00AB36A6">
              <w:rPr>
                <w:rFonts w:eastAsia="Times New Roman" w:cs="Segoe UI"/>
                <w:kern w:val="0"/>
                <w:sz w:val="20"/>
                <w:szCs w:val="20"/>
                <w14:ligatures w14:val="none"/>
              </w:rPr>
              <w:t>net attendance (%) + Population with school access (%)</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C47082B"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Literacy rate (%) + Primary net attendance (%) + Secondary education attainment (%) + Population with school access (%)</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C11460A"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with school access (%) + Teachers on payroll (%) + Student dropout rate (%)</w:t>
            </w:r>
          </w:p>
        </w:tc>
      </w:tr>
      <w:tr w:rsidR="00AB36A6" w:rsidRPr="00AB36A6" w14:paraId="23B91514" w14:textId="77777777" w:rsidTr="00AB36A6">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994A768"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b/>
                <w:bCs/>
                <w:kern w:val="0"/>
                <w:sz w:val="20"/>
                <w:szCs w:val="20"/>
                <w14:ligatures w14:val="none"/>
              </w:rPr>
              <w:t>Health</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6E71F31"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with healthcare access (%) + Health facilities per 10k pop + Hospitals per 100k pop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A46F8B"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with healthcare access (%) + Health facilities per 10k pop + Hospitals per 100k pop</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E58120B"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with healthcare access (%) + Health facilities per 10k pop + Hospitals per 100k pop</w:t>
            </w:r>
          </w:p>
        </w:tc>
      </w:tr>
      <w:tr w:rsidR="00AB36A6" w:rsidRPr="00AB36A6" w14:paraId="44426C17" w14:textId="77777777" w:rsidTr="00AB36A6">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6A5505"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b/>
                <w:bCs/>
                <w:kern w:val="0"/>
                <w:sz w:val="20"/>
                <w:szCs w:val="20"/>
                <w14:ligatures w14:val="none"/>
              </w:rPr>
              <w:lastRenderedPageBreak/>
              <w:t>Food Security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04C4F80"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in IPC Phase 3+</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A929B32"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in IPC Phase 3+</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558A1C2"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in IPC Phase 3+</w:t>
            </w:r>
          </w:p>
        </w:tc>
      </w:tr>
      <w:tr w:rsidR="00AB36A6" w:rsidRPr="00AB36A6" w14:paraId="71049C87" w14:textId="77777777" w:rsidTr="00AB36A6">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3397550"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b/>
                <w:bCs/>
                <w:kern w:val="0"/>
                <w:sz w:val="20"/>
                <w:szCs w:val="20"/>
                <w14:ligatures w14:val="none"/>
              </w:rPr>
              <w:t>Economic</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56586E"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Poverty headcount (%) + Gross county product per capita (KSh)</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18B29B0"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Poverty headcount (%) + Household expenditure (USD)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2CB017A"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Poverty headcount (%) + Avg. minimum consumption basket cost (USD)</w:t>
            </w:r>
          </w:p>
        </w:tc>
      </w:tr>
      <w:tr w:rsidR="00AB36A6" w:rsidRPr="00AB36A6" w14:paraId="094F249A" w14:textId="77777777" w:rsidTr="00AB36A6">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8F5E6F2"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b/>
                <w:bCs/>
                <w:kern w:val="0"/>
                <w:sz w:val="20"/>
                <w:szCs w:val="20"/>
                <w14:ligatures w14:val="none"/>
              </w:rPr>
              <w:t>Environment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CA9AE26" w14:textId="13BFCF81"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NDVI + Soil moisture</w:t>
            </w:r>
            <w:r w:rsidR="00FE499F">
              <w:rPr>
                <w:rFonts w:eastAsia="Times New Roman" w:cs="Segoe UI"/>
                <w:kern w:val="0"/>
                <w:sz w:val="20"/>
                <w:szCs w:val="20"/>
                <w14:ligatures w14:val="none"/>
              </w:rPr>
              <w:t xml:space="preserve"> anomaly</w:t>
            </w:r>
            <w:r w:rsidRPr="00AB36A6">
              <w:rPr>
                <w:rFonts w:eastAsia="Times New Roman" w:cs="Segoe UI"/>
                <w:kern w:val="0"/>
                <w:sz w:val="20"/>
                <w:szCs w:val="20"/>
                <w14:ligatures w14:val="none"/>
              </w:rPr>
              <w:t xml:space="preserve"> + FAPAR</w:t>
            </w:r>
            <w:r w:rsidR="00FE499F">
              <w:rPr>
                <w:rFonts w:eastAsia="Times New Roman" w:cs="Segoe UI"/>
                <w:kern w:val="0"/>
                <w:sz w:val="20"/>
                <w:szCs w:val="20"/>
                <w14:ligatures w14:val="none"/>
              </w:rPr>
              <w:t xml:space="preserve"> anomaly</w:t>
            </w:r>
            <w:r w:rsidRPr="00AB36A6">
              <w:rPr>
                <w:rFonts w:eastAsia="Times New Roman" w:cs="Segoe UI"/>
                <w:kern w:val="0"/>
                <w:sz w:val="20"/>
                <w:szCs w:val="20"/>
                <w14:ligatures w14:val="none"/>
              </w:rPr>
              <w:t xml:space="preserve"> + Palmer Drought Severity Index</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48AD8A6" w14:textId="39E1B6B2"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NDVI + Soil moisture</w:t>
            </w:r>
            <w:r w:rsidR="00D571B4">
              <w:rPr>
                <w:rFonts w:eastAsia="Times New Roman" w:cs="Segoe UI"/>
                <w:kern w:val="0"/>
                <w:sz w:val="20"/>
                <w:szCs w:val="20"/>
                <w14:ligatures w14:val="none"/>
              </w:rPr>
              <w:t xml:space="preserve"> anomaly</w:t>
            </w:r>
            <w:r w:rsidRPr="00AB36A6">
              <w:rPr>
                <w:rFonts w:eastAsia="Times New Roman" w:cs="Segoe UI"/>
                <w:kern w:val="0"/>
                <w:sz w:val="20"/>
                <w:szCs w:val="20"/>
                <w14:ligatures w14:val="none"/>
              </w:rPr>
              <w:t xml:space="preserve"> + FAPAR</w:t>
            </w:r>
            <w:r w:rsidR="00D571B4">
              <w:rPr>
                <w:rFonts w:eastAsia="Times New Roman" w:cs="Segoe UI"/>
                <w:kern w:val="0"/>
                <w:sz w:val="20"/>
                <w:szCs w:val="20"/>
                <w14:ligatures w14:val="none"/>
              </w:rPr>
              <w:t xml:space="preserve"> anomaly</w:t>
            </w:r>
            <w:r w:rsidRPr="00AB36A6">
              <w:rPr>
                <w:rFonts w:eastAsia="Times New Roman" w:cs="Segoe UI"/>
                <w:kern w:val="0"/>
                <w:sz w:val="20"/>
                <w:szCs w:val="20"/>
                <w14:ligatures w14:val="none"/>
              </w:rPr>
              <w:t xml:space="preserve"> + Palmer Drought Severity Index</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DA62110" w14:textId="598EDF41"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 xml:space="preserve">NDVI + Soil moisture </w:t>
            </w:r>
            <w:r w:rsidR="00D571B4">
              <w:rPr>
                <w:rFonts w:eastAsia="Times New Roman" w:cs="Segoe UI"/>
                <w:kern w:val="0"/>
                <w:sz w:val="20"/>
                <w:szCs w:val="20"/>
                <w14:ligatures w14:val="none"/>
              </w:rPr>
              <w:t>anomaly</w:t>
            </w:r>
            <w:r w:rsidR="00D571B4" w:rsidRPr="00AB36A6">
              <w:rPr>
                <w:rFonts w:eastAsia="Times New Roman" w:cs="Segoe UI"/>
                <w:kern w:val="0"/>
                <w:sz w:val="20"/>
                <w:szCs w:val="20"/>
                <w14:ligatures w14:val="none"/>
              </w:rPr>
              <w:t xml:space="preserve"> </w:t>
            </w:r>
            <w:r w:rsidRPr="00AB36A6">
              <w:rPr>
                <w:rFonts w:eastAsia="Times New Roman" w:cs="Segoe UI"/>
                <w:kern w:val="0"/>
                <w:sz w:val="20"/>
                <w:szCs w:val="20"/>
                <w14:ligatures w14:val="none"/>
              </w:rPr>
              <w:t>+ FAPAR</w:t>
            </w:r>
            <w:r w:rsidR="00D571B4">
              <w:rPr>
                <w:rFonts w:eastAsia="Times New Roman" w:cs="Segoe UI"/>
                <w:kern w:val="0"/>
                <w:sz w:val="20"/>
                <w:szCs w:val="20"/>
                <w14:ligatures w14:val="none"/>
              </w:rPr>
              <w:t xml:space="preserve"> anomaly</w:t>
            </w:r>
            <w:r w:rsidRPr="00AB36A6">
              <w:rPr>
                <w:rFonts w:eastAsia="Times New Roman" w:cs="Segoe UI"/>
                <w:kern w:val="0"/>
                <w:sz w:val="20"/>
                <w:szCs w:val="20"/>
                <w14:ligatures w14:val="none"/>
              </w:rPr>
              <w:t xml:space="preserve"> + Palmer Drought Severity Index</w:t>
            </w:r>
          </w:p>
        </w:tc>
      </w:tr>
    </w:tbl>
    <w:p w14:paraId="13913A9D" w14:textId="77777777" w:rsidR="00E76BEE" w:rsidRDefault="00E76BEE" w:rsidP="000F3F58">
      <w:pPr>
        <w:rPr>
          <w:b/>
          <w:bCs/>
        </w:rPr>
      </w:pPr>
    </w:p>
    <w:p w14:paraId="50FE2C52" w14:textId="77777777" w:rsidR="00E76BEE" w:rsidRDefault="00E76BEE" w:rsidP="000F3F58">
      <w:pPr>
        <w:pBdr>
          <w:bottom w:val="single" w:sz="6" w:space="1" w:color="auto"/>
        </w:pBdr>
        <w:rPr>
          <w:b/>
          <w:bCs/>
        </w:rPr>
      </w:pPr>
    </w:p>
    <w:p w14:paraId="1609EF83" w14:textId="77777777" w:rsidR="00E76BEE" w:rsidRDefault="00E76BEE" w:rsidP="000F3F58">
      <w:pPr>
        <w:rPr>
          <w:b/>
          <w:bCs/>
        </w:rPr>
      </w:pPr>
    </w:p>
    <w:p w14:paraId="12A768E7" w14:textId="7B143401" w:rsidR="000F3F58" w:rsidRDefault="000F3F58" w:rsidP="000F3F58">
      <w:pPr>
        <w:rPr>
          <w:b/>
          <w:bCs/>
        </w:rPr>
      </w:pPr>
      <w:r w:rsidRPr="00A65693">
        <w:rPr>
          <w:b/>
          <w:bCs/>
        </w:rPr>
        <w:t xml:space="preserve">FAQ </w:t>
      </w:r>
    </w:p>
    <w:p w14:paraId="5B73D9FD" w14:textId="77777777" w:rsidR="00F33512" w:rsidRPr="00A65693" w:rsidRDefault="00F33512" w:rsidP="3524E5FB">
      <w:pPr>
        <w:jc w:val="both"/>
      </w:pPr>
      <w:r w:rsidRPr="3524E5FB">
        <w:rPr>
          <w:b/>
          <w:bCs/>
        </w:rPr>
        <w:t>Why use a geometric mean across pillars instead of a simple average?</w:t>
      </w:r>
    </w:p>
    <w:p w14:paraId="067EA63D" w14:textId="233DE8BA" w:rsidR="00F33512" w:rsidRDefault="00F33512" w:rsidP="3524E5FB">
      <w:pPr>
        <w:jc w:val="both"/>
      </w:pPr>
      <w:commentRangeStart w:id="4"/>
      <w:r>
        <w:t xml:space="preserve">The geometric mean ensures </w:t>
      </w:r>
      <w:commentRangeEnd w:id="4"/>
      <w:r>
        <w:rPr>
          <w:rStyle w:val="CommentReference"/>
          <w:sz w:val="24"/>
          <w:szCs w:val="24"/>
        </w:rPr>
        <w:commentReference w:id="4"/>
      </w:r>
      <w:r>
        <w:t xml:space="preserve">that </w:t>
      </w:r>
      <w:r w:rsidRPr="3524E5FB">
        <w:rPr>
          <w:i/>
          <w:iCs/>
        </w:rPr>
        <w:t>all five dimensions matter</w:t>
      </w:r>
      <w:r w:rsidR="4A583A89" w:rsidRPr="3524E5FB">
        <w:rPr>
          <w:i/>
          <w:iCs/>
        </w:rPr>
        <w:t xml:space="preserve"> </w:t>
      </w:r>
      <w:r w:rsidR="4CA586F9" w:rsidRPr="3524E5FB">
        <w:t>and that</w:t>
      </w:r>
      <w:r w:rsidR="4CA586F9" w:rsidRPr="3524E5FB">
        <w:rPr>
          <w:i/>
          <w:iCs/>
        </w:rPr>
        <w:t xml:space="preserve"> a high score in one pillar cannot compensate for a low score in another</w:t>
      </w:r>
      <w:r>
        <w:t>. With a simple arithmetic average, a region that completely fails on food security can still receive a mid-range score if it scores well on health and education. The geometric mean prevents this masking effect — a near-zero score on any single pillar substantially depresses the final score. This reflects the design premise that peacebuilding capacity requires a baseline across all structural dimensions.</w:t>
      </w:r>
    </w:p>
    <w:p w14:paraId="055CEB41" w14:textId="445D53FE" w:rsidR="00E373FC" w:rsidRDefault="00D743A5" w:rsidP="3524E5FB">
      <w:pPr>
        <w:jc w:val="both"/>
      </w:pPr>
      <w:r w:rsidRPr="3524E5FB">
        <w:rPr>
          <w:b/>
          <w:bCs/>
        </w:rPr>
        <w:t>How are the sub-indicators weighted?</w:t>
      </w:r>
    </w:p>
    <w:p w14:paraId="3372F027" w14:textId="3B6A7B4D" w:rsidR="00F33512" w:rsidRPr="005D36D5" w:rsidRDefault="00E530C9" w:rsidP="3524E5FB">
      <w:pPr>
        <w:jc w:val="both"/>
      </w:pPr>
      <w:r>
        <w:t>Each</w:t>
      </w:r>
      <w:r w:rsidR="00E373FC">
        <w:t xml:space="preserve"> pillar contributes equally to the composite score. Within each pillar, the score is the </w:t>
      </w:r>
      <w:r w:rsidR="00E373FC" w:rsidRPr="3524E5FB">
        <w:rPr>
          <w:b/>
          <w:bCs/>
        </w:rPr>
        <w:t>arithmetic mean</w:t>
      </w:r>
      <w:r w:rsidR="00E373FC">
        <w:t xml:space="preserve"> of its indicators, meaning each </w:t>
      </w:r>
      <w:r w:rsidR="00E414BE">
        <w:t>subpillar indicator</w:t>
      </w:r>
      <w:r w:rsidR="00E373FC">
        <w:t xml:space="preserve"> contributes the same fraction (1 / number of indicators) to the pillar score. This is a deliberate transparency choice: equal weighting is reproducible, auditable, and </w:t>
      </w:r>
      <w:r w:rsidR="00DC29BA">
        <w:t>it</w:t>
      </w:r>
      <w:r w:rsidR="005D36D5">
        <w:t xml:space="preserve"> </w:t>
      </w:r>
      <w:r w:rsidR="000B138D">
        <w:t xml:space="preserve">prevents </w:t>
      </w:r>
      <w:r w:rsidR="00DC29BA">
        <w:t>subjective judgments regarding ranking criteria such as "</w:t>
      </w:r>
      <w:r w:rsidR="5175D9A2">
        <w:t>primary school enrollment rate is more important than school accessibility</w:t>
      </w:r>
      <w:r w:rsidR="00DC29BA">
        <w:t>."</w:t>
      </w:r>
    </w:p>
    <w:p w14:paraId="3EC2C6C3" w14:textId="77777777" w:rsidR="00FC198F" w:rsidRPr="00A65693" w:rsidRDefault="00FC198F" w:rsidP="3524E5FB">
      <w:pPr>
        <w:jc w:val="both"/>
      </w:pPr>
      <w:r w:rsidRPr="3524E5FB">
        <w:rPr>
          <w:b/>
          <w:bCs/>
        </w:rPr>
        <w:t>Are scores comparable across Kenya, Somalia, and South Sudan?</w:t>
      </w:r>
    </w:p>
    <w:p w14:paraId="3C8DC86C" w14:textId="4DDFFE1B" w:rsidR="002D7C21" w:rsidRDefault="00FC198F" w:rsidP="00FC198F">
      <w:pPr>
        <w:spacing w:before="80" w:after="120" w:line="276" w:lineRule="auto"/>
        <w:jc w:val="both"/>
      </w:pPr>
      <w:r>
        <w:t>No</w:t>
      </w:r>
      <w:r w:rsidR="00155102">
        <w:t>,</w:t>
      </w:r>
      <w:r>
        <w:t xml:space="preserve"> </w:t>
      </w:r>
      <w:r w:rsidR="0059367B">
        <w:t>SEPI s</w:t>
      </w:r>
      <w:r>
        <w:t>cores are min-max normalized within each country, so the reference distribution differs between countries. A score of 0.65 in Kenya and 0.65 in South Sudan reflect different raw underlying conditions.</w:t>
      </w:r>
    </w:p>
    <w:p w14:paraId="2EF4E0E9" w14:textId="77777777" w:rsidR="00655152" w:rsidRPr="00A65693" w:rsidRDefault="00655152" w:rsidP="3524E5FB">
      <w:pPr>
        <w:jc w:val="both"/>
      </w:pPr>
      <w:r w:rsidRPr="3524E5FB">
        <w:rPr>
          <w:b/>
          <w:bCs/>
        </w:rPr>
        <w:t>What years does the data cover?</w:t>
      </w:r>
    </w:p>
    <w:p w14:paraId="26F27B82" w14:textId="0C0A0A6B" w:rsidR="00195450" w:rsidRDefault="00655152" w:rsidP="3524E5FB">
      <w:pPr>
        <w:jc w:val="both"/>
      </w:pPr>
      <w:r>
        <w:t xml:space="preserve">Data sources span </w:t>
      </w:r>
      <w:r w:rsidRPr="3524E5FB">
        <w:rPr>
          <w:b/>
          <w:bCs/>
        </w:rPr>
        <w:t>2019–202</w:t>
      </w:r>
      <w:r w:rsidR="004F033B" w:rsidRPr="3524E5FB">
        <w:rPr>
          <w:b/>
          <w:bCs/>
        </w:rPr>
        <w:t>6</w:t>
      </w:r>
      <w:r>
        <w:t xml:space="preserve">. </w:t>
      </w:r>
    </w:p>
    <w:p w14:paraId="6B438783" w14:textId="0398C268" w:rsidR="00195450" w:rsidRDefault="00655152" w:rsidP="3524E5FB">
      <w:pPr>
        <w:pStyle w:val="ListParagraph"/>
        <w:numPr>
          <w:ilvl w:val="0"/>
          <w:numId w:val="1"/>
        </w:numPr>
        <w:jc w:val="both"/>
      </w:pPr>
      <w:r>
        <w:lastRenderedPageBreak/>
        <w:t>Food security data (IPC)</w:t>
      </w:r>
      <w:r w:rsidR="00195450">
        <w:t xml:space="preserve">: </w:t>
      </w:r>
      <w:r>
        <w:t>2024–2025</w:t>
      </w:r>
    </w:p>
    <w:p w14:paraId="17993092" w14:textId="32EAC2BA" w:rsidR="00195450" w:rsidRDefault="00655152" w:rsidP="3524E5FB">
      <w:pPr>
        <w:pStyle w:val="ListParagraph"/>
        <w:numPr>
          <w:ilvl w:val="0"/>
          <w:numId w:val="1"/>
        </w:numPr>
        <w:jc w:val="both"/>
      </w:pPr>
      <w:r>
        <w:t>Health facility data</w:t>
      </w:r>
      <w:r w:rsidR="00195450">
        <w:t xml:space="preserve">: </w:t>
      </w:r>
      <w:r>
        <w:t>2024–202</w:t>
      </w:r>
      <w:r w:rsidR="004F033B">
        <w:t>6</w:t>
      </w:r>
    </w:p>
    <w:p w14:paraId="00EF87CD" w14:textId="7B054557" w:rsidR="00AF1E42" w:rsidRDefault="00655152" w:rsidP="3524E5FB">
      <w:pPr>
        <w:pStyle w:val="ListParagraph"/>
        <w:numPr>
          <w:ilvl w:val="0"/>
          <w:numId w:val="1"/>
        </w:numPr>
        <w:jc w:val="both"/>
      </w:pPr>
      <w:r>
        <w:t>Education data</w:t>
      </w:r>
      <w:r w:rsidR="00AF1E42">
        <w:t xml:space="preserve">: </w:t>
      </w:r>
      <w:r>
        <w:t>2019</w:t>
      </w:r>
      <w:r w:rsidR="00D50279">
        <w:t>–</w:t>
      </w:r>
      <w:r>
        <w:t>202</w:t>
      </w:r>
      <w:r w:rsidR="00BB0E52">
        <w:t>6</w:t>
      </w:r>
      <w:r w:rsidR="00D50279">
        <w:t xml:space="preserve"> </w:t>
      </w:r>
    </w:p>
    <w:p w14:paraId="3901E92B" w14:textId="77777777" w:rsidR="00AF1E42" w:rsidRDefault="00655152" w:rsidP="3524E5FB">
      <w:pPr>
        <w:pStyle w:val="ListParagraph"/>
        <w:numPr>
          <w:ilvl w:val="0"/>
          <w:numId w:val="1"/>
        </w:numPr>
        <w:jc w:val="both"/>
      </w:pPr>
      <w:r>
        <w:t>Economic indicators</w:t>
      </w:r>
      <w:r w:rsidR="00AF1E42">
        <w:t xml:space="preserve">: </w:t>
      </w:r>
      <w:r>
        <w:t>2022–2024</w:t>
      </w:r>
    </w:p>
    <w:p w14:paraId="14E6C50E" w14:textId="77777777" w:rsidR="00AF1E42" w:rsidRDefault="00AF1E42" w:rsidP="3524E5FB">
      <w:pPr>
        <w:pStyle w:val="ListParagraph"/>
        <w:numPr>
          <w:ilvl w:val="0"/>
          <w:numId w:val="1"/>
        </w:numPr>
        <w:jc w:val="both"/>
      </w:pPr>
      <w:r>
        <w:t xml:space="preserve">Climate indicators: </w:t>
      </w:r>
      <w:r w:rsidR="00655152">
        <w:t xml:space="preserve">2023–2024 </w:t>
      </w:r>
    </w:p>
    <w:p w14:paraId="03651A26" w14:textId="74226F2B" w:rsidR="00655152" w:rsidRDefault="00655152" w:rsidP="3524E5FB">
      <w:pPr>
        <w:jc w:val="both"/>
      </w:pPr>
      <w:r>
        <w:t>See the full sources through clicking each subpillars.</w:t>
      </w:r>
    </w:p>
    <w:p w14:paraId="185884A8" w14:textId="77777777" w:rsidR="00174525" w:rsidRPr="00A65693" w:rsidRDefault="00174525" w:rsidP="3524E5FB">
      <w:pPr>
        <w:jc w:val="both"/>
      </w:pPr>
      <w:r w:rsidRPr="3524E5FB">
        <w:rPr>
          <w:b/>
          <w:bCs/>
        </w:rPr>
        <w:t>Is conflict data included in the SEPI score?</w:t>
      </w:r>
    </w:p>
    <w:p w14:paraId="16E5E525" w14:textId="7871B3A1" w:rsidR="00174525" w:rsidRDefault="00174525" w:rsidP="3524E5FB">
      <w:pPr>
        <w:jc w:val="both"/>
      </w:pPr>
      <w:r>
        <w:t>No</w:t>
      </w:r>
      <w:r w:rsidR="00E9072E">
        <w:t>,</w:t>
      </w:r>
      <w:r>
        <w:t xml:space="preserve"> </w:t>
      </w:r>
      <w:r w:rsidR="00E635CF">
        <w:t>c</w:t>
      </w:r>
      <w:r>
        <w:t xml:space="preserve">onflict data (ACLED) is used only to </w:t>
      </w:r>
      <w:r w:rsidRPr="3524E5FB">
        <w:rPr>
          <w:i/>
          <w:iCs/>
        </w:rPr>
        <w:t>validate</w:t>
      </w:r>
      <w:r>
        <w:t xml:space="preserve"> the index after construction — to test whether lower SEPI scores predict higher conflict intensity and displacement. </w:t>
      </w:r>
    </w:p>
    <w:p w14:paraId="597F39C8" w14:textId="7E3E7B88" w:rsidR="00B93818" w:rsidRDefault="00B93818" w:rsidP="3524E5FB">
      <w:pPr>
        <w:pBdr>
          <w:bottom w:val="single" w:sz="6" w:space="1" w:color="auto"/>
        </w:pBdr>
        <w:jc w:val="both"/>
      </w:pPr>
    </w:p>
    <w:p w14:paraId="537B1A80" w14:textId="77777777" w:rsidR="00B93818" w:rsidRDefault="00B93818" w:rsidP="3524E5FB">
      <w:pPr>
        <w:jc w:val="both"/>
      </w:pPr>
    </w:p>
    <w:p w14:paraId="52BB60B7" w14:textId="77777777" w:rsidR="00B93818" w:rsidRPr="00A65693" w:rsidRDefault="00B93818" w:rsidP="3524E5FB">
      <w:pPr>
        <w:jc w:val="both"/>
        <w:rPr>
          <w:b/>
          <w:bCs/>
        </w:rPr>
      </w:pPr>
      <w:r w:rsidRPr="3524E5FB">
        <w:rPr>
          <w:b/>
          <w:bCs/>
        </w:rPr>
        <w:t>How to cite this index</w:t>
      </w:r>
    </w:p>
    <w:p w14:paraId="797A3C1F" w14:textId="4175AA0B" w:rsidR="00B93818" w:rsidRPr="00A65693" w:rsidRDefault="00B93818" w:rsidP="3524E5FB">
      <w:pPr>
        <w:jc w:val="both"/>
      </w:pPr>
      <w:r>
        <w:t>UNDP</w:t>
      </w:r>
      <w:r w:rsidR="00D32D32">
        <w:t xml:space="preserve"> ICPSD</w:t>
      </w:r>
      <w:r>
        <w:t xml:space="preserve"> </w:t>
      </w:r>
      <w:r w:rsidR="00D32D32">
        <w:t>Crisis Resilience</w:t>
      </w:r>
      <w:r>
        <w:t xml:space="preserve"> Team. (2025). </w:t>
      </w:r>
      <w:r w:rsidRPr="3524E5FB">
        <w:rPr>
          <w:i/>
          <w:iCs/>
        </w:rPr>
        <w:t>Socio-Economic Peacebuilding Index (SEPI)</w:t>
      </w:r>
      <w:r>
        <w:t>. Admin-1 level composite indicator for Kenya, Somalia, and South Sudan. United Nations Development Programme. Available at:</w:t>
      </w:r>
      <w:r w:rsidR="00C05760">
        <w:t xml:space="preserve"> </w:t>
      </w:r>
      <w:hyperlink r:id="rId12">
        <w:r w:rsidR="00C05760" w:rsidRPr="3524E5FB">
          <w:rPr>
            <w:rStyle w:val="Hyperlink"/>
          </w:rPr>
          <w:t>https://github.com/m-szigeti/Socioeconomic-Peace-Index-Tool</w:t>
        </w:r>
      </w:hyperlink>
      <w:r w:rsidR="00C05760">
        <w:t xml:space="preserve"> </w:t>
      </w:r>
    </w:p>
    <w:p w14:paraId="2E74CC00" w14:textId="0078443C" w:rsidR="00B14204" w:rsidRDefault="00B14204" w:rsidP="3524E5FB">
      <w:pPr>
        <w:jc w:val="both"/>
      </w:pPr>
    </w:p>
    <w:p w14:paraId="50D81614" w14:textId="50BE4548" w:rsidR="00B93818" w:rsidRPr="00A65693" w:rsidRDefault="00B93818" w:rsidP="3524E5FB">
      <w:pPr>
        <w:jc w:val="both"/>
        <w:rPr>
          <w:b/>
          <w:bCs/>
        </w:rPr>
      </w:pPr>
      <w:r w:rsidRPr="3524E5FB">
        <w:rPr>
          <w:b/>
          <w:bCs/>
        </w:rPr>
        <w:t>Access the data and code</w:t>
      </w:r>
    </w:p>
    <w:p w14:paraId="0CD3CFEA" w14:textId="77777777" w:rsidR="00B93818" w:rsidRPr="00A65693" w:rsidRDefault="00B93818" w:rsidP="3524E5FB">
      <w:pPr>
        <w:jc w:val="both"/>
      </w:pPr>
      <w:r>
        <w:t>All scores, pillar breakdowns, raw sub-indicator values, and methodology documentation are openly available:</w:t>
      </w:r>
    </w:p>
    <w:p w14:paraId="71744A16" w14:textId="0C4EE728" w:rsidR="008E7A21" w:rsidRPr="00A65693" w:rsidRDefault="00B93818" w:rsidP="3524E5FB">
      <w:pPr>
        <w:numPr>
          <w:ilvl w:val="0"/>
          <w:numId w:val="2"/>
        </w:numPr>
        <w:jc w:val="both"/>
      </w:pPr>
      <w:r w:rsidRPr="3524E5FB">
        <w:rPr>
          <w:b/>
          <w:bCs/>
        </w:rPr>
        <w:t>GitHub repository:</w:t>
      </w:r>
      <w:r>
        <w:t> </w:t>
      </w:r>
      <w:hyperlink r:id="rId13">
        <w:r w:rsidR="00481B14" w:rsidRPr="3524E5FB">
          <w:rPr>
            <w:rStyle w:val="Hyperlink"/>
          </w:rPr>
          <w:t>https://github.com/m-szigeti/Socioeconomic-Peace-Index-Tool</w:t>
        </w:r>
      </w:hyperlink>
      <w:r w:rsidR="00481B14">
        <w:t xml:space="preserve"> </w:t>
      </w:r>
      <w:r w:rsidR="008E7A21">
        <w:t xml:space="preserve">&amp; </w:t>
      </w:r>
      <w:hyperlink r:id="rId14">
        <w:r w:rsidR="000276B3" w:rsidRPr="3524E5FB">
          <w:rPr>
            <w:rStyle w:val="Hyperlink"/>
          </w:rPr>
          <w:t>https://github.com/crisis-resilience/sepi</w:t>
        </w:r>
      </w:hyperlink>
      <w:r w:rsidR="008E7A21">
        <w:t xml:space="preserve"> </w:t>
      </w:r>
    </w:p>
    <w:p w14:paraId="76AAC89B" w14:textId="77777777" w:rsidR="00B93818" w:rsidRPr="00A65693" w:rsidRDefault="00B93818" w:rsidP="3524E5FB">
      <w:pPr>
        <w:jc w:val="both"/>
      </w:pPr>
    </w:p>
    <w:p w14:paraId="5E9CE42D" w14:textId="22EE3EB0" w:rsidR="00174525" w:rsidRPr="00A65693" w:rsidRDefault="00174525" w:rsidP="3524E5FB">
      <w:pPr>
        <w:jc w:val="both"/>
      </w:pPr>
    </w:p>
    <w:p w14:paraId="682A0453" w14:textId="77777777" w:rsidR="00655152" w:rsidRDefault="00655152" w:rsidP="00FC198F">
      <w:pPr>
        <w:spacing w:before="80" w:after="120" w:line="276" w:lineRule="auto"/>
        <w:jc w:val="both"/>
      </w:pPr>
    </w:p>
    <w:sectPr w:rsidR="0065515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ul Vercoustre" w:date="2026-05-06T08:10:00Z" w:initials="PV">
    <w:p w14:paraId="582B7C64" w14:textId="634CC6E1" w:rsidR="00DC3673" w:rsidRDefault="00692D0A">
      <w:pPr>
        <w:pStyle w:val="CommentText"/>
      </w:pPr>
      <w:r>
        <w:rPr>
          <w:rStyle w:val="CommentReference"/>
        </w:rPr>
        <w:annotationRef/>
      </w:r>
      <w:r w:rsidRPr="00FB12E3">
        <w:t>Would make this a table</w:t>
      </w:r>
    </w:p>
  </w:comment>
  <w:comment w:id="2" w:author="Paul Vercoustre" w:date="2026-05-06T15:15:00Z" w:initials="PV">
    <w:p w14:paraId="7FB34AE8" w14:textId="77777777" w:rsidR="00F0189A" w:rsidRDefault="00F0189A" w:rsidP="00F0189A">
      <w:r>
        <w:rPr>
          <w:rStyle w:val="CommentReference"/>
        </w:rPr>
        <w:annotationRef/>
      </w:r>
      <w:r>
        <w:rPr>
          <w:sz w:val="20"/>
          <w:szCs w:val="20"/>
        </w:rPr>
        <w:t>sam as above</w:t>
      </w:r>
    </w:p>
  </w:comment>
  <w:comment w:id="3" w:author="Paul Vercoustre" w:date="2026-05-06T15:16:00Z" w:initials="PV">
    <w:p w14:paraId="58BD6200" w14:textId="77777777" w:rsidR="00B86CDE" w:rsidRDefault="00B86CDE" w:rsidP="00B86CDE">
      <w:r>
        <w:rPr>
          <w:rStyle w:val="CommentReference"/>
        </w:rPr>
        <w:annotationRef/>
      </w:r>
      <w:r>
        <w:rPr>
          <w:sz w:val="20"/>
          <w:szCs w:val="20"/>
        </w:rPr>
        <w:t>This table is great</w:t>
      </w:r>
    </w:p>
  </w:comment>
  <w:comment w:id="4" w:author="Paul Vercoustre" w:date="2026-05-06T15:18:00Z" w:initials="PV">
    <w:p w14:paraId="37929088" w14:textId="77777777" w:rsidR="005D6CED" w:rsidRDefault="005D6CED" w:rsidP="005D6CED">
      <w:r>
        <w:rPr>
          <w:rStyle w:val="CommentReference"/>
        </w:rPr>
        <w:annotationRef/>
      </w:r>
      <w:r>
        <w:rPr>
          <w:sz w:val="20"/>
          <w:szCs w:val="20"/>
        </w:rPr>
        <w:t xml:space="preserve">Would include the framing that one pillar cannot </w:t>
      </w:r>
      <w:r>
        <w:rPr>
          <w:i/>
          <w:iCs/>
          <w:sz w:val="20"/>
          <w:szCs w:val="20"/>
        </w:rPr>
        <w:t xml:space="preserve">compensate </w:t>
      </w:r>
      <w:r>
        <w:rPr>
          <w:sz w:val="20"/>
          <w:szCs w:val="20"/>
        </w:rPr>
        <w:t>for another pillar essentially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B7C64" w15:done="1"/>
  <w15:commentEx w15:paraId="7FB34AE8" w15:done="1"/>
  <w15:commentEx w15:paraId="58BD6200" w15:done="1"/>
  <w15:commentEx w15:paraId="3792908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6C2851" w16cex:dateUtc="2026-05-06T13:10:00Z">
    <w16cex:extLst>
      <w16:ext w16:uri="{CE6994B0-6A32-4C9F-8C6B-6E91EDA988CE}">
        <cr:reactions xmlns:cr="http://schemas.microsoft.com/office/comments/2020/reactions">
          <cr:reaction reactionType="1">
            <cr:reactionInfo dateUtc="2026-05-06T13:20:26Z">
              <cr:user userId="S::ela.dogan@undp.org::76903679-6caf-4a2f-b336-2e3011451c74" userProvider="AD" userName="Ela Dogan"/>
            </cr:reactionInfo>
          </cr:reaction>
        </cr:reactions>
      </w16:ext>
    </w16cex:extLst>
  </w16cex:commentExtensible>
  <w16cex:commentExtensible w16cex:durableId="1AC4367E" w16cex:dateUtc="2026-05-06T13:15:00Z"/>
  <w16cex:commentExtensible w16cex:durableId="2DA1E769" w16cex:dateUtc="2026-05-06T13:16:00Z"/>
  <w16cex:commentExtensible w16cex:durableId="3F66C51F" w16cex:dateUtc="2026-05-06T1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B7C64" w16cid:durableId="056C2851"/>
  <w16cid:commentId w16cid:paraId="7FB34AE8" w16cid:durableId="1AC4367E"/>
  <w16cid:commentId w16cid:paraId="58BD6200" w16cid:durableId="2DA1E769"/>
  <w16cid:commentId w16cid:paraId="37929088" w16cid:durableId="3F66C5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17B73"/>
    <w:multiLevelType w:val="hybridMultilevel"/>
    <w:tmpl w:val="308E1EF2"/>
    <w:lvl w:ilvl="0" w:tplc="FAB23E0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2219B"/>
    <w:multiLevelType w:val="multilevel"/>
    <w:tmpl w:val="DCA6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784EC6"/>
    <w:multiLevelType w:val="hybridMultilevel"/>
    <w:tmpl w:val="709EF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957D55"/>
    <w:multiLevelType w:val="multilevel"/>
    <w:tmpl w:val="E1F4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AC07C6"/>
    <w:multiLevelType w:val="multilevel"/>
    <w:tmpl w:val="D2AC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768082">
    <w:abstractNumId w:val="0"/>
  </w:num>
  <w:num w:numId="2" w16cid:durableId="1083531076">
    <w:abstractNumId w:val="1"/>
  </w:num>
  <w:num w:numId="3" w16cid:durableId="2105957992">
    <w:abstractNumId w:val="4"/>
  </w:num>
  <w:num w:numId="4" w16cid:durableId="648020066">
    <w:abstractNumId w:val="3"/>
  </w:num>
  <w:num w:numId="5" w16cid:durableId="16605757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Vercoustre">
    <w15:presenceInfo w15:providerId="AD" w15:userId="S::paul.vercoustre@undp.org::23e6db81-b080-4310-a22c-071c309067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EF4"/>
    <w:rsid w:val="000276B3"/>
    <w:rsid w:val="00040F26"/>
    <w:rsid w:val="00067CF3"/>
    <w:rsid w:val="0007593F"/>
    <w:rsid w:val="00092D0D"/>
    <w:rsid w:val="00097378"/>
    <w:rsid w:val="000B138D"/>
    <w:rsid w:val="000C464D"/>
    <w:rsid w:val="000C66C5"/>
    <w:rsid w:val="000E128C"/>
    <w:rsid w:val="000F3F58"/>
    <w:rsid w:val="001408F1"/>
    <w:rsid w:val="00155102"/>
    <w:rsid w:val="00164D71"/>
    <w:rsid w:val="001709F2"/>
    <w:rsid w:val="00174525"/>
    <w:rsid w:val="00195450"/>
    <w:rsid w:val="001B066F"/>
    <w:rsid w:val="001C4ECC"/>
    <w:rsid w:val="002012D6"/>
    <w:rsid w:val="00250B66"/>
    <w:rsid w:val="00265D9D"/>
    <w:rsid w:val="00290B32"/>
    <w:rsid w:val="002A4DFF"/>
    <w:rsid w:val="002B4385"/>
    <w:rsid w:val="002D7C21"/>
    <w:rsid w:val="002F22A9"/>
    <w:rsid w:val="003320F1"/>
    <w:rsid w:val="0034065D"/>
    <w:rsid w:val="00341833"/>
    <w:rsid w:val="0037694F"/>
    <w:rsid w:val="003A5A1B"/>
    <w:rsid w:val="003B7A70"/>
    <w:rsid w:val="00407472"/>
    <w:rsid w:val="004614AC"/>
    <w:rsid w:val="00481B14"/>
    <w:rsid w:val="004A0D41"/>
    <w:rsid w:val="004E5037"/>
    <w:rsid w:val="004F033B"/>
    <w:rsid w:val="004F196B"/>
    <w:rsid w:val="00524135"/>
    <w:rsid w:val="005546A2"/>
    <w:rsid w:val="00555DE4"/>
    <w:rsid w:val="00555EF4"/>
    <w:rsid w:val="0056325C"/>
    <w:rsid w:val="00564517"/>
    <w:rsid w:val="00575154"/>
    <w:rsid w:val="00581C47"/>
    <w:rsid w:val="00583DD9"/>
    <w:rsid w:val="00587324"/>
    <w:rsid w:val="005907D9"/>
    <w:rsid w:val="0059367B"/>
    <w:rsid w:val="005A3993"/>
    <w:rsid w:val="005B07BE"/>
    <w:rsid w:val="005B5057"/>
    <w:rsid w:val="005C1607"/>
    <w:rsid w:val="005C1D29"/>
    <w:rsid w:val="005C693C"/>
    <w:rsid w:val="005D03E8"/>
    <w:rsid w:val="005D36D5"/>
    <w:rsid w:val="005D6CED"/>
    <w:rsid w:val="0061522A"/>
    <w:rsid w:val="0063117C"/>
    <w:rsid w:val="00643B34"/>
    <w:rsid w:val="00655152"/>
    <w:rsid w:val="00683C9B"/>
    <w:rsid w:val="00687F79"/>
    <w:rsid w:val="006A2067"/>
    <w:rsid w:val="006A24E6"/>
    <w:rsid w:val="006F05A6"/>
    <w:rsid w:val="006F417C"/>
    <w:rsid w:val="00760A11"/>
    <w:rsid w:val="00763D7A"/>
    <w:rsid w:val="0077020F"/>
    <w:rsid w:val="00783B39"/>
    <w:rsid w:val="00783D8B"/>
    <w:rsid w:val="0079151E"/>
    <w:rsid w:val="007C02FE"/>
    <w:rsid w:val="0083178A"/>
    <w:rsid w:val="00846D94"/>
    <w:rsid w:val="008512CD"/>
    <w:rsid w:val="00863E29"/>
    <w:rsid w:val="00880C52"/>
    <w:rsid w:val="008E7A21"/>
    <w:rsid w:val="009269A1"/>
    <w:rsid w:val="009448CB"/>
    <w:rsid w:val="009B165B"/>
    <w:rsid w:val="00A11902"/>
    <w:rsid w:val="00A63CFA"/>
    <w:rsid w:val="00A80CFA"/>
    <w:rsid w:val="00A82F48"/>
    <w:rsid w:val="00AA4E4C"/>
    <w:rsid w:val="00AA76D0"/>
    <w:rsid w:val="00AB36A6"/>
    <w:rsid w:val="00AB4CE0"/>
    <w:rsid w:val="00AE0C9F"/>
    <w:rsid w:val="00AF1E42"/>
    <w:rsid w:val="00B14204"/>
    <w:rsid w:val="00B1751B"/>
    <w:rsid w:val="00B27801"/>
    <w:rsid w:val="00B40D8B"/>
    <w:rsid w:val="00B5495F"/>
    <w:rsid w:val="00B86CDE"/>
    <w:rsid w:val="00B93818"/>
    <w:rsid w:val="00BB0E52"/>
    <w:rsid w:val="00BE0896"/>
    <w:rsid w:val="00BE655C"/>
    <w:rsid w:val="00C05760"/>
    <w:rsid w:val="00C429DF"/>
    <w:rsid w:val="00C50D06"/>
    <w:rsid w:val="00C54649"/>
    <w:rsid w:val="00C64064"/>
    <w:rsid w:val="00D17403"/>
    <w:rsid w:val="00D32D32"/>
    <w:rsid w:val="00D43317"/>
    <w:rsid w:val="00D45BAD"/>
    <w:rsid w:val="00D50279"/>
    <w:rsid w:val="00D571B4"/>
    <w:rsid w:val="00D743A5"/>
    <w:rsid w:val="00D80ACA"/>
    <w:rsid w:val="00D81241"/>
    <w:rsid w:val="00DA3283"/>
    <w:rsid w:val="00DA5ABA"/>
    <w:rsid w:val="00DC0B62"/>
    <w:rsid w:val="00DC29BA"/>
    <w:rsid w:val="00DC3673"/>
    <w:rsid w:val="00DD3DCD"/>
    <w:rsid w:val="00DE441E"/>
    <w:rsid w:val="00DF60DE"/>
    <w:rsid w:val="00E016A3"/>
    <w:rsid w:val="00E373FC"/>
    <w:rsid w:val="00E414BE"/>
    <w:rsid w:val="00E50CAC"/>
    <w:rsid w:val="00E5169D"/>
    <w:rsid w:val="00E51BAA"/>
    <w:rsid w:val="00E530C9"/>
    <w:rsid w:val="00E62188"/>
    <w:rsid w:val="00E635CF"/>
    <w:rsid w:val="00E76BEE"/>
    <w:rsid w:val="00E8249D"/>
    <w:rsid w:val="00E9072E"/>
    <w:rsid w:val="00ED0681"/>
    <w:rsid w:val="00F0189A"/>
    <w:rsid w:val="00F16B7E"/>
    <w:rsid w:val="00F33512"/>
    <w:rsid w:val="00F47C1B"/>
    <w:rsid w:val="00F51CBB"/>
    <w:rsid w:val="00F65FDA"/>
    <w:rsid w:val="00F668A9"/>
    <w:rsid w:val="00F71F0F"/>
    <w:rsid w:val="00FA6E3A"/>
    <w:rsid w:val="00FB3664"/>
    <w:rsid w:val="00FC198F"/>
    <w:rsid w:val="00FC3EC2"/>
    <w:rsid w:val="00FE499F"/>
    <w:rsid w:val="00FE716E"/>
    <w:rsid w:val="047778D0"/>
    <w:rsid w:val="0543D6C6"/>
    <w:rsid w:val="06ED0268"/>
    <w:rsid w:val="085DFAAE"/>
    <w:rsid w:val="0865B7CE"/>
    <w:rsid w:val="08BFCF70"/>
    <w:rsid w:val="08EA3C0E"/>
    <w:rsid w:val="0AEB6957"/>
    <w:rsid w:val="0D17BFCF"/>
    <w:rsid w:val="104C7728"/>
    <w:rsid w:val="11E28141"/>
    <w:rsid w:val="12D173BD"/>
    <w:rsid w:val="1AE48AAB"/>
    <w:rsid w:val="1F1CD2BA"/>
    <w:rsid w:val="1FA5AF08"/>
    <w:rsid w:val="21E0F51E"/>
    <w:rsid w:val="239E7900"/>
    <w:rsid w:val="23B96715"/>
    <w:rsid w:val="2594EFE3"/>
    <w:rsid w:val="29AAF41D"/>
    <w:rsid w:val="2A03557F"/>
    <w:rsid w:val="2B9DE0E6"/>
    <w:rsid w:val="30BBD584"/>
    <w:rsid w:val="3298FCE0"/>
    <w:rsid w:val="3524E5FB"/>
    <w:rsid w:val="35359A6E"/>
    <w:rsid w:val="37E09512"/>
    <w:rsid w:val="3B4C3205"/>
    <w:rsid w:val="3D37D79C"/>
    <w:rsid w:val="3E6DD867"/>
    <w:rsid w:val="41EE8C91"/>
    <w:rsid w:val="440AC315"/>
    <w:rsid w:val="486C20CB"/>
    <w:rsid w:val="4A583A89"/>
    <w:rsid w:val="4CA586F9"/>
    <w:rsid w:val="4E012BE8"/>
    <w:rsid w:val="4E0F8710"/>
    <w:rsid w:val="5175D9A2"/>
    <w:rsid w:val="52D502E1"/>
    <w:rsid w:val="54613968"/>
    <w:rsid w:val="57E2CEFE"/>
    <w:rsid w:val="59646002"/>
    <w:rsid w:val="5C8D0D13"/>
    <w:rsid w:val="5D150ED5"/>
    <w:rsid w:val="643F88AD"/>
    <w:rsid w:val="69B33B8E"/>
    <w:rsid w:val="6B0CA46A"/>
    <w:rsid w:val="6C19408D"/>
    <w:rsid w:val="6C41BCE1"/>
    <w:rsid w:val="6D47CE01"/>
    <w:rsid w:val="714C5116"/>
    <w:rsid w:val="71CC6E23"/>
    <w:rsid w:val="71D548BF"/>
    <w:rsid w:val="75656241"/>
    <w:rsid w:val="764551BD"/>
    <w:rsid w:val="76B6DD3D"/>
    <w:rsid w:val="7754C62A"/>
    <w:rsid w:val="7A37C4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37FD"/>
  <w15:chartTrackingRefBased/>
  <w15:docId w15:val="{49A3CCEC-80C2-4A4C-B64D-CFBD8258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5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5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EF4"/>
    <w:rPr>
      <w:rFonts w:eastAsiaTheme="majorEastAsia" w:cstheme="majorBidi"/>
      <w:color w:val="272727" w:themeColor="text1" w:themeTint="D8"/>
    </w:rPr>
  </w:style>
  <w:style w:type="paragraph" w:styleId="Title">
    <w:name w:val="Title"/>
    <w:basedOn w:val="Normal"/>
    <w:next w:val="Normal"/>
    <w:link w:val="TitleChar"/>
    <w:uiPriority w:val="10"/>
    <w:qFormat/>
    <w:rsid w:val="00555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EF4"/>
    <w:pPr>
      <w:spacing w:before="160"/>
      <w:jc w:val="center"/>
    </w:pPr>
    <w:rPr>
      <w:i/>
      <w:iCs/>
      <w:color w:val="404040" w:themeColor="text1" w:themeTint="BF"/>
    </w:rPr>
  </w:style>
  <w:style w:type="character" w:customStyle="1" w:styleId="QuoteChar">
    <w:name w:val="Quote Char"/>
    <w:basedOn w:val="DefaultParagraphFont"/>
    <w:link w:val="Quote"/>
    <w:uiPriority w:val="29"/>
    <w:rsid w:val="00555EF4"/>
    <w:rPr>
      <w:i/>
      <w:iCs/>
      <w:color w:val="404040" w:themeColor="text1" w:themeTint="BF"/>
    </w:rPr>
  </w:style>
  <w:style w:type="paragraph" w:styleId="ListParagraph">
    <w:name w:val="List Paragraph"/>
    <w:basedOn w:val="Normal"/>
    <w:uiPriority w:val="34"/>
    <w:qFormat/>
    <w:rsid w:val="00555EF4"/>
    <w:pPr>
      <w:ind w:left="720"/>
      <w:contextualSpacing/>
    </w:pPr>
  </w:style>
  <w:style w:type="character" w:styleId="IntenseEmphasis">
    <w:name w:val="Intense Emphasis"/>
    <w:basedOn w:val="DefaultParagraphFont"/>
    <w:uiPriority w:val="21"/>
    <w:qFormat/>
    <w:rsid w:val="00555EF4"/>
    <w:rPr>
      <w:i/>
      <w:iCs/>
      <w:color w:val="0F4761" w:themeColor="accent1" w:themeShade="BF"/>
    </w:rPr>
  </w:style>
  <w:style w:type="paragraph" w:styleId="IntenseQuote">
    <w:name w:val="Intense Quote"/>
    <w:basedOn w:val="Normal"/>
    <w:next w:val="Normal"/>
    <w:link w:val="IntenseQuoteChar"/>
    <w:uiPriority w:val="30"/>
    <w:qFormat/>
    <w:rsid w:val="00555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EF4"/>
    <w:rPr>
      <w:i/>
      <w:iCs/>
      <w:color w:val="0F4761" w:themeColor="accent1" w:themeShade="BF"/>
    </w:rPr>
  </w:style>
  <w:style w:type="character" w:styleId="IntenseReference">
    <w:name w:val="Intense Reference"/>
    <w:basedOn w:val="DefaultParagraphFont"/>
    <w:uiPriority w:val="32"/>
    <w:qFormat/>
    <w:rsid w:val="00555EF4"/>
    <w:rPr>
      <w:b/>
      <w:bCs/>
      <w:smallCaps/>
      <w:color w:val="0F4761" w:themeColor="accent1" w:themeShade="BF"/>
      <w:spacing w:val="5"/>
    </w:rPr>
  </w:style>
  <w:style w:type="character" w:styleId="Hyperlink">
    <w:name w:val="Hyperlink"/>
    <w:uiPriority w:val="99"/>
    <w:unhideWhenUsed/>
    <w:rsid w:val="00581C47"/>
    <w:rPr>
      <w:color w:val="0563C1"/>
      <w:u w:val="single"/>
    </w:rPr>
  </w:style>
  <w:style w:type="character" w:styleId="UnresolvedMention">
    <w:name w:val="Unresolved Mention"/>
    <w:basedOn w:val="DefaultParagraphFont"/>
    <w:uiPriority w:val="99"/>
    <w:semiHidden/>
    <w:unhideWhenUsed/>
    <w:rsid w:val="00C05760"/>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17403"/>
    <w:pPr>
      <w:spacing w:after="0" w:line="240" w:lineRule="auto"/>
    </w:pPr>
  </w:style>
  <w:style w:type="paragraph" w:styleId="CommentSubject">
    <w:name w:val="annotation subject"/>
    <w:basedOn w:val="CommentText"/>
    <w:next w:val="CommentText"/>
    <w:link w:val="CommentSubjectChar"/>
    <w:uiPriority w:val="99"/>
    <w:semiHidden/>
    <w:unhideWhenUsed/>
    <w:rsid w:val="00D17403"/>
    <w:rPr>
      <w:b/>
      <w:bCs/>
    </w:rPr>
  </w:style>
  <w:style w:type="character" w:customStyle="1" w:styleId="CommentSubjectChar">
    <w:name w:val="Comment Subject Char"/>
    <w:basedOn w:val="CommentTextChar"/>
    <w:link w:val="CommentSubject"/>
    <w:uiPriority w:val="99"/>
    <w:semiHidden/>
    <w:rsid w:val="00D17403"/>
    <w:rPr>
      <w:b/>
      <w:bCs/>
      <w:sz w:val="20"/>
      <w:szCs w:val="20"/>
    </w:rPr>
  </w:style>
  <w:style w:type="table" w:styleId="TableGrid">
    <w:name w:val="Table Grid"/>
    <w:basedOn w:val="TableNormal"/>
    <w:uiPriority w:val="59"/>
    <w:rsid w:val="00E635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2912">
      <w:bodyDiv w:val="1"/>
      <w:marLeft w:val="0"/>
      <w:marRight w:val="0"/>
      <w:marTop w:val="0"/>
      <w:marBottom w:val="0"/>
      <w:divBdr>
        <w:top w:val="none" w:sz="0" w:space="0" w:color="auto"/>
        <w:left w:val="none" w:sz="0" w:space="0" w:color="auto"/>
        <w:bottom w:val="none" w:sz="0" w:space="0" w:color="auto"/>
        <w:right w:val="none" w:sz="0" w:space="0" w:color="auto"/>
      </w:divBdr>
    </w:div>
    <w:div w:id="109400739">
      <w:bodyDiv w:val="1"/>
      <w:marLeft w:val="0"/>
      <w:marRight w:val="0"/>
      <w:marTop w:val="0"/>
      <w:marBottom w:val="0"/>
      <w:divBdr>
        <w:top w:val="none" w:sz="0" w:space="0" w:color="auto"/>
        <w:left w:val="none" w:sz="0" w:space="0" w:color="auto"/>
        <w:bottom w:val="none" w:sz="0" w:space="0" w:color="auto"/>
        <w:right w:val="none" w:sz="0" w:space="0" w:color="auto"/>
      </w:divBdr>
      <w:divsChild>
        <w:div w:id="360135067">
          <w:marLeft w:val="0"/>
          <w:marRight w:val="0"/>
          <w:marTop w:val="0"/>
          <w:marBottom w:val="0"/>
          <w:divBdr>
            <w:top w:val="none" w:sz="0" w:space="0" w:color="auto"/>
            <w:left w:val="none" w:sz="0" w:space="0" w:color="auto"/>
            <w:bottom w:val="none" w:sz="0" w:space="0" w:color="auto"/>
            <w:right w:val="none" w:sz="0" w:space="0" w:color="auto"/>
          </w:divBdr>
        </w:div>
        <w:div w:id="1751272696">
          <w:marLeft w:val="0"/>
          <w:marRight w:val="0"/>
          <w:marTop w:val="0"/>
          <w:marBottom w:val="0"/>
          <w:divBdr>
            <w:top w:val="none" w:sz="0" w:space="0" w:color="auto"/>
            <w:left w:val="none" w:sz="0" w:space="0" w:color="auto"/>
            <w:bottom w:val="none" w:sz="0" w:space="0" w:color="auto"/>
            <w:right w:val="none" w:sz="0" w:space="0" w:color="auto"/>
          </w:divBdr>
        </w:div>
      </w:divsChild>
    </w:div>
    <w:div w:id="255134303">
      <w:bodyDiv w:val="1"/>
      <w:marLeft w:val="0"/>
      <w:marRight w:val="0"/>
      <w:marTop w:val="0"/>
      <w:marBottom w:val="0"/>
      <w:divBdr>
        <w:top w:val="none" w:sz="0" w:space="0" w:color="auto"/>
        <w:left w:val="none" w:sz="0" w:space="0" w:color="auto"/>
        <w:bottom w:val="none" w:sz="0" w:space="0" w:color="auto"/>
        <w:right w:val="none" w:sz="0" w:space="0" w:color="auto"/>
      </w:divBdr>
    </w:div>
    <w:div w:id="300887304">
      <w:bodyDiv w:val="1"/>
      <w:marLeft w:val="0"/>
      <w:marRight w:val="0"/>
      <w:marTop w:val="0"/>
      <w:marBottom w:val="0"/>
      <w:divBdr>
        <w:top w:val="none" w:sz="0" w:space="0" w:color="auto"/>
        <w:left w:val="none" w:sz="0" w:space="0" w:color="auto"/>
        <w:bottom w:val="none" w:sz="0" w:space="0" w:color="auto"/>
        <w:right w:val="none" w:sz="0" w:space="0" w:color="auto"/>
      </w:divBdr>
      <w:divsChild>
        <w:div w:id="657416653">
          <w:marLeft w:val="0"/>
          <w:marRight w:val="0"/>
          <w:marTop w:val="0"/>
          <w:marBottom w:val="0"/>
          <w:divBdr>
            <w:top w:val="none" w:sz="0" w:space="0" w:color="auto"/>
            <w:left w:val="none" w:sz="0" w:space="0" w:color="auto"/>
            <w:bottom w:val="none" w:sz="0" w:space="0" w:color="auto"/>
            <w:right w:val="none" w:sz="0" w:space="0" w:color="auto"/>
          </w:divBdr>
        </w:div>
        <w:div w:id="741294141">
          <w:marLeft w:val="0"/>
          <w:marRight w:val="0"/>
          <w:marTop w:val="0"/>
          <w:marBottom w:val="0"/>
          <w:divBdr>
            <w:top w:val="none" w:sz="0" w:space="0" w:color="auto"/>
            <w:left w:val="none" w:sz="0" w:space="0" w:color="auto"/>
            <w:bottom w:val="none" w:sz="0" w:space="0" w:color="auto"/>
            <w:right w:val="none" w:sz="0" w:space="0" w:color="auto"/>
          </w:divBdr>
        </w:div>
      </w:divsChild>
    </w:div>
    <w:div w:id="734008409">
      <w:bodyDiv w:val="1"/>
      <w:marLeft w:val="0"/>
      <w:marRight w:val="0"/>
      <w:marTop w:val="0"/>
      <w:marBottom w:val="0"/>
      <w:divBdr>
        <w:top w:val="none" w:sz="0" w:space="0" w:color="auto"/>
        <w:left w:val="none" w:sz="0" w:space="0" w:color="auto"/>
        <w:bottom w:val="none" w:sz="0" w:space="0" w:color="auto"/>
        <w:right w:val="none" w:sz="0" w:space="0" w:color="auto"/>
      </w:divBdr>
      <w:divsChild>
        <w:div w:id="404032219">
          <w:marLeft w:val="0"/>
          <w:marRight w:val="0"/>
          <w:marTop w:val="0"/>
          <w:marBottom w:val="0"/>
          <w:divBdr>
            <w:top w:val="none" w:sz="0" w:space="0" w:color="auto"/>
            <w:left w:val="none" w:sz="0" w:space="0" w:color="auto"/>
            <w:bottom w:val="none" w:sz="0" w:space="0" w:color="auto"/>
            <w:right w:val="none" w:sz="0" w:space="0" w:color="auto"/>
          </w:divBdr>
        </w:div>
        <w:div w:id="1267076525">
          <w:marLeft w:val="0"/>
          <w:marRight w:val="0"/>
          <w:marTop w:val="0"/>
          <w:marBottom w:val="0"/>
          <w:divBdr>
            <w:top w:val="none" w:sz="0" w:space="0" w:color="auto"/>
            <w:left w:val="none" w:sz="0" w:space="0" w:color="auto"/>
            <w:bottom w:val="none" w:sz="0" w:space="0" w:color="auto"/>
            <w:right w:val="none" w:sz="0" w:space="0" w:color="auto"/>
          </w:divBdr>
        </w:div>
      </w:divsChild>
    </w:div>
    <w:div w:id="918639401">
      <w:bodyDiv w:val="1"/>
      <w:marLeft w:val="0"/>
      <w:marRight w:val="0"/>
      <w:marTop w:val="0"/>
      <w:marBottom w:val="0"/>
      <w:divBdr>
        <w:top w:val="none" w:sz="0" w:space="0" w:color="auto"/>
        <w:left w:val="none" w:sz="0" w:space="0" w:color="auto"/>
        <w:bottom w:val="none" w:sz="0" w:space="0" w:color="auto"/>
        <w:right w:val="none" w:sz="0" w:space="0" w:color="auto"/>
      </w:divBdr>
    </w:div>
    <w:div w:id="1320697985">
      <w:bodyDiv w:val="1"/>
      <w:marLeft w:val="0"/>
      <w:marRight w:val="0"/>
      <w:marTop w:val="0"/>
      <w:marBottom w:val="0"/>
      <w:divBdr>
        <w:top w:val="none" w:sz="0" w:space="0" w:color="auto"/>
        <w:left w:val="none" w:sz="0" w:space="0" w:color="auto"/>
        <w:bottom w:val="none" w:sz="0" w:space="0" w:color="auto"/>
        <w:right w:val="none" w:sz="0" w:space="0" w:color="auto"/>
      </w:divBdr>
    </w:div>
    <w:div w:id="1630163978">
      <w:bodyDiv w:val="1"/>
      <w:marLeft w:val="0"/>
      <w:marRight w:val="0"/>
      <w:marTop w:val="0"/>
      <w:marBottom w:val="0"/>
      <w:divBdr>
        <w:top w:val="none" w:sz="0" w:space="0" w:color="auto"/>
        <w:left w:val="none" w:sz="0" w:space="0" w:color="auto"/>
        <w:bottom w:val="none" w:sz="0" w:space="0" w:color="auto"/>
        <w:right w:val="none" w:sz="0" w:space="0" w:color="auto"/>
      </w:divBdr>
    </w:div>
    <w:div w:id="2029983657">
      <w:bodyDiv w:val="1"/>
      <w:marLeft w:val="0"/>
      <w:marRight w:val="0"/>
      <w:marTop w:val="0"/>
      <w:marBottom w:val="0"/>
      <w:divBdr>
        <w:top w:val="none" w:sz="0" w:space="0" w:color="auto"/>
        <w:left w:val="none" w:sz="0" w:space="0" w:color="auto"/>
        <w:bottom w:val="none" w:sz="0" w:space="0" w:color="auto"/>
        <w:right w:val="none" w:sz="0" w:space="0" w:color="auto"/>
      </w:divBdr>
    </w:div>
    <w:div w:id="2080514330">
      <w:bodyDiv w:val="1"/>
      <w:marLeft w:val="0"/>
      <w:marRight w:val="0"/>
      <w:marTop w:val="0"/>
      <w:marBottom w:val="0"/>
      <w:divBdr>
        <w:top w:val="none" w:sz="0" w:space="0" w:color="auto"/>
        <w:left w:val="none" w:sz="0" w:space="0" w:color="auto"/>
        <w:bottom w:val="none" w:sz="0" w:space="0" w:color="auto"/>
        <w:right w:val="none" w:sz="0" w:space="0" w:color="auto"/>
      </w:divBdr>
    </w:div>
    <w:div w:id="210908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ithub.com/m-szigeti/Socioeconomic-Peace-Index-Too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m-szigeti/Socioeconomic-Peace-Index-Too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github.com/crisis-resilience/se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cf89adc-eefc-4033-818a-934b0690d419" xsi:nil="true"/>
    <lcf76f155ced4ddcb4097134ff3c332f xmlns="6b197b6a-cffc-4ca7-9de0-77d82e42a5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142B76D3943E45BF64D245CF3114CD" ma:contentTypeVersion="15" ma:contentTypeDescription="Create a new document." ma:contentTypeScope="" ma:versionID="d5ba5936a75c8d447e4e406132183400">
  <xsd:schema xmlns:xsd="http://www.w3.org/2001/XMLSchema" xmlns:xs="http://www.w3.org/2001/XMLSchema" xmlns:p="http://schemas.microsoft.com/office/2006/metadata/properties" xmlns:ns2="6b197b6a-cffc-4ca7-9de0-77d82e42a5a9" xmlns:ns3="fcf89adc-eefc-4033-818a-934b0690d419" targetNamespace="http://schemas.microsoft.com/office/2006/metadata/properties" ma:root="true" ma:fieldsID="15bef01bedf2aefd4e64008507d53695" ns2:_="" ns3:_="">
    <xsd:import namespace="6b197b6a-cffc-4ca7-9de0-77d82e42a5a9"/>
    <xsd:import namespace="fcf89adc-eefc-4033-818a-934b0690d4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7b6a-cffc-4ca7-9de0-77d82e42a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f89adc-eefc-4033-818a-934b0690d4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0748d2-dd91-460d-ad01-dabbfb816a42}" ma:internalName="TaxCatchAll" ma:showField="CatchAllData" ma:web="fcf89adc-eefc-4033-818a-934b0690d419">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8C645B-064E-4F11-A793-CD07B37ED6B5}">
  <ds:schemaRefs>
    <ds:schemaRef ds:uri="http://schemas.microsoft.com/office/2006/metadata/properties"/>
    <ds:schemaRef ds:uri="http://schemas.microsoft.com/office/infopath/2007/PartnerControls"/>
    <ds:schemaRef ds:uri="fcf89adc-eefc-4033-818a-934b0690d419"/>
    <ds:schemaRef ds:uri="6b197b6a-cffc-4ca7-9de0-77d82e42a5a9"/>
  </ds:schemaRefs>
</ds:datastoreItem>
</file>

<file path=customXml/itemProps2.xml><?xml version="1.0" encoding="utf-8"?>
<ds:datastoreItem xmlns:ds="http://schemas.openxmlformats.org/officeDocument/2006/customXml" ds:itemID="{13C8F1CC-B7BB-4AFA-AAAE-FBA1C7286A7D}">
  <ds:schemaRefs>
    <ds:schemaRef ds:uri="http://schemas.microsoft.com/sharepoint/v3/contenttype/forms"/>
  </ds:schemaRefs>
</ds:datastoreItem>
</file>

<file path=customXml/itemProps3.xml><?xml version="1.0" encoding="utf-8"?>
<ds:datastoreItem xmlns:ds="http://schemas.openxmlformats.org/officeDocument/2006/customXml" ds:itemID="{BC52BAD4-5C4B-4800-B52B-60D08DBB1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97b6a-cffc-4ca7-9de0-77d82e42a5a9"/>
    <ds:schemaRef ds:uri="fcf89adc-eefc-4033-818a-934b0690d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1234</Words>
  <Characters>7036</Characters>
  <Application>Microsoft Office Word</Application>
  <DocSecurity>0</DocSecurity>
  <Lines>58</Lines>
  <Paragraphs>16</Paragraphs>
  <ScaleCrop>false</ScaleCrop>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 Dogan</dc:creator>
  <cp:keywords/>
  <dc:description/>
  <cp:lastModifiedBy>Martin Szigeti</cp:lastModifiedBy>
  <cp:revision>2</cp:revision>
  <dcterms:created xsi:type="dcterms:W3CDTF">2026-05-07T07:30:00Z</dcterms:created>
  <dcterms:modified xsi:type="dcterms:W3CDTF">2026-05-07T07:30:00Z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0x010100E6142B76D3943E45BF64D245CF3114CD</vt:lpwstr>
  </property>
  <property fmtid="{D5CDD505-2E9C-101B-9397-08002B2CF9AE}" pid="3" name="MediaServiceImageTags">
    <vt:lpwstr/>
  </property>
</Properties>
</file>